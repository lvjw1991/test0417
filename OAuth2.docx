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DC4" w:rsidRPr="00B23DC4" w:rsidRDefault="00B23DC4" w:rsidP="00B23DC4">
      <w:pPr>
        <w:widowControl/>
        <w:shd w:val="clear" w:color="auto" w:fill="FFFFFF"/>
        <w:spacing w:before="300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</w:pPr>
      <w:r w:rsidRPr="00B23DC4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 xml:space="preserve">Spring Security </w:t>
      </w:r>
      <w:r w:rsidRPr="00B23DC4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与</w:t>
      </w:r>
      <w:r w:rsidRPr="00B23DC4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 xml:space="preserve"> OAuth2</w:t>
      </w:r>
      <w:r w:rsidRPr="00B23DC4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（介绍）</w:t>
      </w:r>
    </w:p>
    <w:p w:rsidR="00B23DC4" w:rsidRPr="00B23DC4" w:rsidRDefault="00B23DC4" w:rsidP="00B23DC4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摘要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：使用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OAuth2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认证的好处就是你只需要一个账号密码，就能在各个网站进行访问，而面去了在每个网站都进行注册的繁琐过程，如：很多网站都可以使用微信登录，网站作为第三方服务、微信作为服务提供商</w:t>
      </w:r>
    </w:p>
    <w:p w:rsidR="00B23DC4" w:rsidRPr="00B23DC4" w:rsidRDefault="00B23DC4" w:rsidP="00B23DC4">
      <w:pPr>
        <w:widowControl/>
        <w:shd w:val="clear" w:color="auto" w:fill="FFFFFF"/>
        <w:spacing w:after="225"/>
        <w:jc w:val="left"/>
        <w:outlineLvl w:val="1"/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</w:pPr>
      <w:r w:rsidRPr="00B23DC4"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  <w:t xml:space="preserve">OAuth2 </w:t>
      </w:r>
      <w:r w:rsidRPr="00B23DC4"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  <w:t>角色</w:t>
      </w:r>
    </w:p>
    <w:p w:rsidR="00B23DC4" w:rsidRPr="00B23DC4" w:rsidRDefault="00B23DC4" w:rsidP="00B6448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resource owner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：资源所有者（指用户）</w:t>
      </w:r>
    </w:p>
    <w:p w:rsidR="00B23DC4" w:rsidRPr="00B23DC4" w:rsidRDefault="00B23DC4" w:rsidP="00B6448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resource server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：资源服务器存放受保护资源，要访问这些资源，需要获得访问令牌（下面例子中的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Twitter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资源服务器）</w:t>
      </w:r>
    </w:p>
    <w:p w:rsidR="00B23DC4" w:rsidRPr="00B23DC4" w:rsidRDefault="00B23DC4" w:rsidP="00B6448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client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：客户端代表请求资源服务器资源的第三方程序（下面例子中的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Quora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客户端同时也可能是一个资源服务器</w:t>
      </w:r>
    </w:p>
    <w:p w:rsidR="00B23DC4" w:rsidRPr="00B23DC4" w:rsidRDefault="00B23DC4" w:rsidP="00B6448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authrization server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：授权服务器用于发放访问令牌给客户端（下面例子中的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Twitter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授权服务器）</w:t>
      </w:r>
    </w:p>
    <w:p w:rsidR="00B23DC4" w:rsidRPr="00B23DC4" w:rsidRDefault="00B23DC4" w:rsidP="00B23DC4">
      <w:pPr>
        <w:widowControl/>
        <w:shd w:val="clear" w:color="auto" w:fill="FFFFFF"/>
        <w:spacing w:after="225"/>
        <w:jc w:val="left"/>
        <w:outlineLvl w:val="1"/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</w:pPr>
      <w:r w:rsidRPr="00B23DC4"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  <w:t xml:space="preserve">OAuth2 </w:t>
      </w:r>
      <w:r w:rsidRPr="00B23DC4"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  <w:t>工作流程例子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客户端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 Quora 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将自己注册到授权服务器上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用户访问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Quora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主页，它显示了各种登陆选项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当用户点击使用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Twitter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登陆时，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Quora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打开一个新窗口，将用户重定向到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Twitter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的登陆页面上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在这个新窗口中，用户使用他的账号密码登陆了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Twitter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如果用户之前未授权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Quora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应用程序使用他们的数据，则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Twitter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要求用户授权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Quora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来访问用户信息权限，如果用户已授权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Quora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，此步骤则被跳过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经过正确的身份验证，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Twitter 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将用户和一个身份验证代码重定向到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 Quora 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的重定向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 URI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Quora 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发送客户端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 ID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、客户端令牌和身份验证代码到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 Twitter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Twitter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验证这些参数后，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将访问令牌发送到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 Quora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成功获取访问令牌后用户被登陆到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Quora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上，用户登录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Quora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后点击他们的个人资料页面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Quora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从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Twitter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资源服务器请求用户的资源，并发送访问令牌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Twitter 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资源服务器使用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 Twitter </w:t>
      </w:r>
      <w:r w:rsidRPr="00B23DC4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授权服务器验证访问令牌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成功验证访问令牌后，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Twitter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资源服务器向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Quora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提供所需要的资源</w:t>
      </w:r>
    </w:p>
    <w:p w:rsidR="00B23DC4" w:rsidRPr="00B23DC4" w:rsidRDefault="00B23DC4" w:rsidP="00B6448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Quora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使用这些资源，并最终显示用户的个人资料页面</w:t>
      </w:r>
    </w:p>
    <w:p w:rsidR="00B23DC4" w:rsidRPr="00B23DC4" w:rsidRDefault="00B23DC4" w:rsidP="00B23DC4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6666865" cy="7390130"/>
            <wp:effectExtent l="0" t="0" r="635" b="1270"/>
            <wp:docPr id="5" name="图片 5" descr="https://upload-images.jianshu.io/upload_images/9434708-ccd365e0a1ae9d7e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-images.jianshu.io/upload_images/9434708-ccd365e0a1ae9d7e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73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C4" w:rsidRPr="00B23DC4" w:rsidRDefault="00B23DC4" w:rsidP="00B23DC4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B23DC4">
        <w:rPr>
          <w:rFonts w:ascii="Arial" w:eastAsia="宋体" w:hAnsi="Arial" w:cs="Arial"/>
          <w:color w:val="969696"/>
          <w:kern w:val="0"/>
          <w:szCs w:val="21"/>
        </w:rPr>
        <w:t>dtcoz.png</w:t>
      </w:r>
    </w:p>
    <w:p w:rsidR="00B23DC4" w:rsidRPr="00B23DC4" w:rsidRDefault="00B23DC4" w:rsidP="00B23DC4">
      <w:pPr>
        <w:widowControl/>
        <w:shd w:val="clear" w:color="auto" w:fill="FFFFFF"/>
        <w:spacing w:after="225"/>
        <w:jc w:val="left"/>
        <w:outlineLvl w:val="1"/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</w:pPr>
      <w:r w:rsidRPr="00B23DC4"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  <w:t xml:space="preserve">OAuth2 </w:t>
      </w:r>
      <w:r w:rsidRPr="00B23DC4"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  <w:t>授权模式（出自阮一峰</w:t>
      </w:r>
      <w:r w:rsidRPr="00B23DC4"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  <w:t>OAuth2</w:t>
      </w:r>
      <w:r w:rsidRPr="00B23DC4"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  <w:t>博客）</w:t>
      </w:r>
    </w:p>
    <w:p w:rsidR="00B23DC4" w:rsidRPr="00B23DC4" w:rsidRDefault="00B23DC4" w:rsidP="00B23DC4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23DC4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授权码模式</w:t>
      </w:r>
    </w:p>
    <w:p w:rsidR="00B23DC4" w:rsidRPr="00B23DC4" w:rsidRDefault="00B23DC4" w:rsidP="00B6448D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授权码模式是功能最完整、流程最严密的授权模式，它的特点是通过客户端的后台服务器，与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服务器提供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”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的认证服务器进行互动</w:t>
      </w:r>
    </w:p>
    <w:p w:rsidR="00B23DC4" w:rsidRPr="00B23DC4" w:rsidRDefault="00B23DC4" w:rsidP="00B23DC4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6393815" cy="5459095"/>
            <wp:effectExtent l="0" t="0" r="6985" b="8255"/>
            <wp:docPr id="4" name="图片 4" descr="https://upload-images.jianshu.io/upload_images/9434708-d3fe23244c80558a.png?imageMogr2/auto-orient/strip%7CimageView2/2/w/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9434708-d3fe23244c80558a.png?imageMogr2/auto-orient/strip%7CimageView2/2/w/6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C4" w:rsidRPr="00B23DC4" w:rsidRDefault="00B23DC4" w:rsidP="00B23DC4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B23DC4">
        <w:rPr>
          <w:rFonts w:ascii="Arial" w:eastAsia="宋体" w:hAnsi="Arial" w:cs="Arial"/>
          <w:color w:val="969696"/>
          <w:kern w:val="0"/>
          <w:szCs w:val="21"/>
        </w:rPr>
        <w:t>9434708-a464c0c64ca6ee9a.png</w:t>
      </w:r>
    </w:p>
    <w:p w:rsidR="00B23DC4" w:rsidRPr="00B23DC4" w:rsidRDefault="00B23DC4" w:rsidP="00B6448D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它的步骤如下：</w:t>
      </w:r>
    </w:p>
    <w:p w:rsidR="00B23DC4" w:rsidRPr="00B23DC4" w:rsidRDefault="00B23DC4" w:rsidP="00B6448D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A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）用户访问客户端，后者将前者导向认证服务器</w:t>
      </w:r>
    </w:p>
    <w:p w:rsidR="00B23DC4" w:rsidRPr="00B23DC4" w:rsidRDefault="00B23DC4" w:rsidP="00B6448D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B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）用户选择是否给予客户端授权</w:t>
      </w:r>
    </w:p>
    <w:p w:rsidR="00B23DC4" w:rsidRPr="00B23DC4" w:rsidRDefault="00B23DC4" w:rsidP="00B6448D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C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）假设用户给予授权，认证服务器将用户导向客户端事先指定的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重定向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URI”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，同时附上一个授权码</w:t>
      </w:r>
    </w:p>
    <w:p w:rsidR="00B23DC4" w:rsidRPr="00B23DC4" w:rsidRDefault="00B23DC4" w:rsidP="00B6448D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D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）客户端收到授权码，附上早先的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重定向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URI”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向认证服务器申请令牌，这一步是在客户端的后台服务器上完成的，对用户不可见</w:t>
      </w:r>
    </w:p>
    <w:p w:rsidR="00B23DC4" w:rsidRPr="00B23DC4" w:rsidRDefault="00B23DC4" w:rsidP="00B6448D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）认证服务器核对了授权码和重定向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URI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，确认无误后向客户端发送令牌和更新令牌</w:t>
      </w:r>
    </w:p>
    <w:p w:rsidR="00B23DC4" w:rsidRPr="00B23DC4" w:rsidRDefault="00B23DC4" w:rsidP="00B6448D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上述步骤中所需要的参数：</w:t>
      </w:r>
    </w:p>
    <w:p w:rsidR="00B23DC4" w:rsidRPr="00B23DC4" w:rsidRDefault="00B23DC4" w:rsidP="00B6448D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A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步骤中，客户端申请认证的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URI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，包含以下参数：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repsone_type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：授权类型，必选，此处固定值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“code”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client_id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：客户端的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ID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，必选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client_secret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：客户端的密码，可选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redirect_uri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：重定向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URI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，可选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scope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：申请的权限范围，可选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state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：客户端当前的状态，可以指定任意值，认证服务器会原封不动的返回这个值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GET /authorize?response_type=code&amp;client_id=s6BhdRkqt3&amp;state=xyz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&amp;redirect_uri=https%3A%2F%2Fclient%2Eexample%2Ecom%2Fcb HTTP/1.1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Host: server.example.com</w:t>
      </w:r>
    </w:p>
    <w:p w:rsidR="00B23DC4" w:rsidRPr="00B23DC4" w:rsidRDefault="00B23DC4" w:rsidP="00B6448D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C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步骤中，服务器回应客户端的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URI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，包含以下参数：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code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：表示授权码，必须按，该码有效期应该很短，通常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10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分钟，客户端只能使用一次，否则会被授权服务器拒绝，该码与客户端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ID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和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重定向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URI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是一一对应关系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state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：如果客户端请求中包含着歌参数，认证服务器的回应也必须一模一样包含这个参数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HTTP/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1.1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302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Found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Location: https:</w:t>
      </w:r>
      <w:r w:rsidRPr="00B23DC4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//client.example.com/cb?code=SplxlOBeZQQYbYS6WxSbIA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&amp;state=xyz</w:t>
      </w:r>
    </w:p>
    <w:p w:rsidR="00B23DC4" w:rsidRPr="00B23DC4" w:rsidRDefault="00B23DC4" w:rsidP="00B6448D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D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步骤中，客户端向认证服务器申请令牌的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HTTP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请求，包含以下参数：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grant_type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：表示使用的授权模式，必选，此处固定值为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“authorization_code”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code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：表示上一步获得的授权吗，必选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redirect_uri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：重定向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URI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，必选，与步骤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A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中保持一致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client_id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：表示客户端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ID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，必选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POST /token HTTP/1.1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Host: server.example.com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Authorization: Basic czZCaGRSa3F0MzpnWDFmQmF0M2JW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Content-Type: application/x-www-form-urlencoded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grant_type=authorization_code&amp;code=SplxlOBeZQQYbYS6WxSbIA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&amp;redirect_uri=https%3A%2F%2Fclient%2Eexample%2Ecom%2Fcb</w:t>
      </w:r>
    </w:p>
    <w:p w:rsidR="00B23DC4" w:rsidRPr="00B23DC4" w:rsidRDefault="00B23DC4" w:rsidP="00B6448D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步骤中，认证服务器发送的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HTTP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回复，包含以下参数：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access_token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：表示令牌，必选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token_type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：表示令牌类型，该值大小写不敏感，必选，可以是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bearer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类型或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mac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类型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expires_in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：表示过期时间，单位为秒，若省略该参数，必须设置其它过期时间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refresh_token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：表示更新令牌，用来获取下一次的访问令牌，可选</w:t>
      </w:r>
    </w:p>
    <w:p w:rsidR="00B23DC4" w:rsidRPr="00B23DC4" w:rsidRDefault="00B23DC4" w:rsidP="00B6448D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scope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：表示权限范围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HTTP/1.1 200 OK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Content-Type: application/json;charset=UTF-8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Cache-Control: no-store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Pragma: no-cache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{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"access_token"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"2YotnFZFEjr1zCsicMWpAA"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"token_type"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"example"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"expires_in"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:3600,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"refresh_token"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"tGzv3JOkF0XG5Qx2TlKWIA"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"example_parameter"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"example_value"</w:t>
      </w:r>
    </w:p>
    <w:p w:rsidR="00B23DC4" w:rsidRPr="00B23DC4" w:rsidRDefault="00B23DC4" w:rsidP="00B6448D">
      <w:pPr>
        <w:widowControl/>
        <w:numPr>
          <w:ilvl w:val="1"/>
          <w:numId w:val="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}</w:t>
      </w:r>
    </w:p>
    <w:p w:rsidR="00B23DC4" w:rsidRPr="00B23DC4" w:rsidRDefault="00B23DC4" w:rsidP="00B6448D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从上面代码可以看到，参数使用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JSON 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格式发送（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Content-Type: application/json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），才外，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HTTP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头信息中明确指定不得缓存</w:t>
      </w:r>
    </w:p>
    <w:p w:rsidR="00B23DC4" w:rsidRPr="00B23DC4" w:rsidRDefault="00B23DC4" w:rsidP="00B23DC4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23DC4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简化模式</w:t>
      </w:r>
    </w:p>
    <w:p w:rsidR="00B23DC4" w:rsidRPr="00B23DC4" w:rsidRDefault="00B23DC4" w:rsidP="00B6448D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简化模式不通过第三方应用程序的服务器，直接在浏览器中向认证服务器申请令牌，跳过了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授权码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”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这个步骤</w:t>
      </w:r>
    </w:p>
    <w:p w:rsidR="00B23DC4" w:rsidRPr="00B23DC4" w:rsidRDefault="00B23DC4" w:rsidP="00B23DC4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6393815" cy="5459095"/>
            <wp:effectExtent l="0" t="0" r="6985" b="8255"/>
            <wp:docPr id="3" name="图片 3" descr="https://upload-images.jianshu.io/upload_images/9434708-a464c0c64ca6ee9a.png?imageMogr2/auto-orient/strip%7CimageView2/2/w/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9434708-a464c0c64ca6ee9a.png?imageMogr2/auto-orient/strip%7CimageView2/2/w/6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C4" w:rsidRPr="00B23DC4" w:rsidRDefault="00B23DC4" w:rsidP="00B23DC4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B23DC4">
        <w:rPr>
          <w:rFonts w:ascii="Arial" w:eastAsia="宋体" w:hAnsi="Arial" w:cs="Arial"/>
          <w:color w:val="969696"/>
          <w:kern w:val="0"/>
          <w:szCs w:val="21"/>
        </w:rPr>
        <w:t>bg2014051205.png</w:t>
      </w:r>
    </w:p>
    <w:p w:rsidR="00B23DC4" w:rsidRPr="00B23DC4" w:rsidRDefault="00B23DC4" w:rsidP="00B6448D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它的步骤如下：</w:t>
      </w:r>
    </w:p>
    <w:p w:rsidR="00B23DC4" w:rsidRPr="00B23DC4" w:rsidRDefault="00B23DC4" w:rsidP="00B6448D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A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）客户端将用户导向认证服务器</w:t>
      </w:r>
    </w:p>
    <w:p w:rsidR="00B23DC4" w:rsidRPr="00B23DC4" w:rsidRDefault="00B23DC4" w:rsidP="00B6448D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B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）用户决定是否给予客户端授权</w:t>
      </w:r>
    </w:p>
    <w:p w:rsidR="00B23DC4" w:rsidRPr="00B23DC4" w:rsidRDefault="00B23DC4" w:rsidP="00B6448D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C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）假设用户给予授权，认证服务器将用户导向客户端指定的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重定向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URI”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，并在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URI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Hash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部分包含了访问令牌</w:t>
      </w:r>
    </w:p>
    <w:p w:rsidR="00B23DC4" w:rsidRPr="00B23DC4" w:rsidRDefault="00B23DC4" w:rsidP="00B6448D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D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）浏览器向资源服务器发出请求，其中不包括上一步收到的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Hash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值</w:t>
      </w:r>
    </w:p>
    <w:p w:rsidR="00B23DC4" w:rsidRPr="00B23DC4" w:rsidRDefault="00B23DC4" w:rsidP="00B6448D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）资源服务器返回一个网页，其中包含了代码可以获取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Hash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值中的令牌</w:t>
      </w:r>
    </w:p>
    <w:p w:rsidR="00B23DC4" w:rsidRPr="00B23DC4" w:rsidRDefault="00B23DC4" w:rsidP="00B6448D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F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）浏览器执行上一步获得的脚本，取出令牌</w:t>
      </w:r>
    </w:p>
    <w:p w:rsidR="00B23DC4" w:rsidRPr="00B23DC4" w:rsidRDefault="00B23DC4" w:rsidP="00B6448D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G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）浏览器将令牌发给客户端</w:t>
      </w:r>
    </w:p>
    <w:p w:rsidR="00B23DC4" w:rsidRPr="00B23DC4" w:rsidRDefault="00B23DC4" w:rsidP="00B6448D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上述步骤中所需要的参数：</w:t>
      </w:r>
    </w:p>
    <w:p w:rsidR="00B23DC4" w:rsidRPr="00B23DC4" w:rsidRDefault="00B23DC4" w:rsidP="00B6448D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A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步骤中，客户端发出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HTTP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请求，包含以下参数：</w:t>
      </w:r>
    </w:p>
    <w:p w:rsidR="00B23DC4" w:rsidRPr="00B23DC4" w:rsidRDefault="00B23DC4" w:rsidP="00B6448D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response_type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：表示授权类型，此处固定值为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"token"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，必选</w:t>
      </w:r>
    </w:p>
    <w:p w:rsidR="00B23DC4" w:rsidRPr="00B23DC4" w:rsidRDefault="00B23DC4" w:rsidP="00B6448D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client_id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：表示客户端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ID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，必选</w:t>
      </w:r>
    </w:p>
    <w:p w:rsidR="00B23DC4" w:rsidRPr="00B23DC4" w:rsidRDefault="00B23DC4" w:rsidP="00B6448D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redirect_uri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：表示重定向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URI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，可选</w:t>
      </w:r>
    </w:p>
    <w:p w:rsidR="00B23DC4" w:rsidRPr="00B23DC4" w:rsidRDefault="00B23DC4" w:rsidP="00B6448D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scope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：表示权限范围，可选</w:t>
      </w:r>
    </w:p>
    <w:p w:rsidR="00B23DC4" w:rsidRPr="00B23DC4" w:rsidRDefault="00B23DC4" w:rsidP="00B6448D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state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：表示客户端当前状态，可指定任意值，认证服务器会原封不动返回这个值</w:t>
      </w:r>
    </w:p>
    <w:p w:rsidR="00B23DC4" w:rsidRPr="00B23DC4" w:rsidRDefault="00B23DC4" w:rsidP="00B6448D">
      <w:pPr>
        <w:widowControl/>
        <w:numPr>
          <w:ilvl w:val="1"/>
          <w:numId w:val="6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GET /authorize?response_type=token&amp;client_id=s6BhdRkqt3&amp;state=xyz</w:t>
      </w:r>
    </w:p>
    <w:p w:rsidR="00B23DC4" w:rsidRPr="00B23DC4" w:rsidRDefault="00B23DC4" w:rsidP="00B6448D">
      <w:pPr>
        <w:widowControl/>
        <w:numPr>
          <w:ilvl w:val="1"/>
          <w:numId w:val="6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&amp;redirect_uri=https%3A%2F%2Fclient%2Eexample%2Ecom%2Fcb HTTP/1.1</w:t>
      </w:r>
    </w:p>
    <w:p w:rsidR="00B23DC4" w:rsidRPr="00B23DC4" w:rsidRDefault="00B23DC4" w:rsidP="00B6448D">
      <w:pPr>
        <w:widowControl/>
        <w:numPr>
          <w:ilvl w:val="1"/>
          <w:numId w:val="6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Host: server.example.com</w:t>
      </w:r>
    </w:p>
    <w:p w:rsidR="00B23DC4" w:rsidRPr="00B23DC4" w:rsidRDefault="00B23DC4" w:rsidP="00B6448D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C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步骤中，认证服务器回应客户端的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URI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，包含以下参数：</w:t>
      </w:r>
    </w:p>
    <w:p w:rsidR="00B23DC4" w:rsidRPr="00B23DC4" w:rsidRDefault="00B23DC4" w:rsidP="00B6448D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access_token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：表示访问令牌，必选</w:t>
      </w:r>
    </w:p>
    <w:p w:rsidR="00B23DC4" w:rsidRPr="00B23DC4" w:rsidRDefault="00B23DC4" w:rsidP="00B6448D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token_type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：表示令牌类型，该值大小写不敏感，必选</w:t>
      </w:r>
    </w:p>
    <w:p w:rsidR="00B23DC4" w:rsidRPr="00B23DC4" w:rsidRDefault="00B23DC4" w:rsidP="00B6448D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expires_in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：表示过期时间，单位为秒</w:t>
      </w:r>
    </w:p>
    <w:p w:rsidR="00B23DC4" w:rsidRPr="00B23DC4" w:rsidRDefault="00B23DC4" w:rsidP="00B6448D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scope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：表示权限范围，如果与客户端申请的范围一致，可忽略</w:t>
      </w:r>
    </w:p>
    <w:p w:rsidR="00B23DC4" w:rsidRPr="00B23DC4" w:rsidRDefault="00B23DC4" w:rsidP="00B6448D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state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：如果客户端请求中包含这个参数，认证服务器也要返回一模一样的参数</w:t>
      </w:r>
    </w:p>
    <w:p w:rsidR="00B23DC4" w:rsidRPr="00B23DC4" w:rsidRDefault="00B23DC4" w:rsidP="00B6448D">
      <w:pPr>
        <w:widowControl/>
        <w:numPr>
          <w:ilvl w:val="1"/>
          <w:numId w:val="6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HTTP/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1.1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302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Found</w:t>
      </w:r>
    </w:p>
    <w:p w:rsidR="00B23DC4" w:rsidRPr="00B23DC4" w:rsidRDefault="00B23DC4" w:rsidP="00B6448D">
      <w:pPr>
        <w:widowControl/>
        <w:numPr>
          <w:ilvl w:val="1"/>
          <w:numId w:val="6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CB4B16"/>
          <w:kern w:val="0"/>
          <w:sz w:val="18"/>
          <w:szCs w:val="18"/>
          <w:bdr w:val="none" w:sz="0" w:space="0" w:color="auto" w:frame="1"/>
        </w:rPr>
        <w:t>Location: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23DC4">
        <w:rPr>
          <w:rFonts w:ascii="Consolas" w:eastAsia="宋体" w:hAnsi="Consolas" w:cs="宋体"/>
          <w:color w:val="CB4B16"/>
          <w:kern w:val="0"/>
          <w:sz w:val="18"/>
          <w:szCs w:val="18"/>
          <w:bdr w:val="none" w:sz="0" w:space="0" w:color="auto" w:frame="1"/>
        </w:rPr>
        <w:t>http: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/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/example.com/cb</w:t>
      </w:r>
      <w:r w:rsidRPr="00B23DC4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#access_token=2YotnFZFEjr1zCsicMWpAA</w:t>
      </w:r>
    </w:p>
    <w:p w:rsidR="00B23DC4" w:rsidRPr="00B23DC4" w:rsidRDefault="00B23DC4" w:rsidP="00B6448D">
      <w:pPr>
        <w:widowControl/>
        <w:numPr>
          <w:ilvl w:val="1"/>
          <w:numId w:val="6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&amp;state=xyz&amp;token_type=example&amp;expires_in=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3600</w:t>
      </w:r>
    </w:p>
    <w:p w:rsidR="00B23DC4" w:rsidRPr="00B23DC4" w:rsidRDefault="00B23DC4" w:rsidP="00B6448D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上面例子中，认证服务器用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HTTP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头信息的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Location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栏，指定浏览器重定向的网址，注意，这个网址的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Hash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部分包含了令牌</w:t>
      </w:r>
    </w:p>
    <w:p w:rsidR="00B23DC4" w:rsidRPr="00B23DC4" w:rsidRDefault="00B23DC4" w:rsidP="00B6448D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根据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D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步骤，下一步浏览器会访问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Location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指定的网址，但是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Hash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部分不会被发送，接下来的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步骤，服务提供商的资源服务器发送过来的代码，提取出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Hash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令牌</w:t>
      </w:r>
    </w:p>
    <w:p w:rsidR="00B23DC4" w:rsidRPr="00B23DC4" w:rsidRDefault="00B23DC4" w:rsidP="00B23DC4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23DC4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lastRenderedPageBreak/>
        <w:t>密码模式</w:t>
      </w:r>
    </w:p>
    <w:p w:rsidR="00B23DC4" w:rsidRPr="00B23DC4" w:rsidRDefault="00B23DC4" w:rsidP="00B6448D">
      <w:pPr>
        <w:widowControl/>
        <w:numPr>
          <w:ilvl w:val="0"/>
          <w:numId w:val="7"/>
        </w:numPr>
        <w:shd w:val="clear" w:color="auto" w:fill="FFFFFF"/>
        <w:spacing w:after="375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密码模式中，用户向客户端提供自己的用户名和密码，客户端使用这些信息向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服务提供商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”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索要授权</w:t>
      </w:r>
    </w:p>
    <w:p w:rsidR="00B23DC4" w:rsidRPr="00B23DC4" w:rsidRDefault="00B23DC4" w:rsidP="00B6448D">
      <w:pPr>
        <w:widowControl/>
        <w:numPr>
          <w:ilvl w:val="0"/>
          <w:numId w:val="7"/>
        </w:numPr>
        <w:shd w:val="clear" w:color="auto" w:fill="FFFFFF"/>
        <w:spacing w:after="375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在这种模式中，用户必须把密码给客户端，但客户端不得存储密码，这通常在用户对客户端高端信任的情况下，比如客户端是操作系统的一部分，由一个著名的公司出品，而认证服务器只有在其它授权模式无法执行的情况下，才考虑该模式</w:t>
      </w:r>
    </w:p>
    <w:p w:rsidR="00B23DC4" w:rsidRPr="00B23DC4" w:rsidRDefault="00B23DC4" w:rsidP="00B23DC4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6666865" cy="3391535"/>
            <wp:effectExtent l="0" t="0" r="635" b="0"/>
            <wp:docPr id="2" name="图片 2" descr="https://upload-images.jianshu.io/upload_images/9434708-c006028de0c1529a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9434708-c006028de0c1529a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C4" w:rsidRPr="00B23DC4" w:rsidRDefault="00B23DC4" w:rsidP="00B23DC4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B23DC4">
        <w:rPr>
          <w:rFonts w:ascii="Arial" w:eastAsia="宋体" w:hAnsi="Arial" w:cs="Arial"/>
          <w:color w:val="969696"/>
          <w:kern w:val="0"/>
          <w:szCs w:val="21"/>
        </w:rPr>
        <w:t>9434708-6165f69e2bfc8881.png</w:t>
      </w:r>
    </w:p>
    <w:p w:rsidR="00B23DC4" w:rsidRPr="00B23DC4" w:rsidRDefault="00B23DC4" w:rsidP="00B6448D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它的步骤如下：</w:t>
      </w:r>
    </w:p>
    <w:p w:rsidR="00B23DC4" w:rsidRPr="00B23DC4" w:rsidRDefault="00B23DC4" w:rsidP="00B6448D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A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）用户向客户端提供用户名和密码</w:t>
      </w:r>
    </w:p>
    <w:p w:rsidR="00B23DC4" w:rsidRPr="00B23DC4" w:rsidRDefault="00B23DC4" w:rsidP="00B6448D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B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）客户端将用户名密码发送认证给服务器，向后者请求令牌</w:t>
      </w:r>
    </w:p>
    <w:p w:rsidR="00B23DC4" w:rsidRPr="00B23DC4" w:rsidRDefault="00B23DC4" w:rsidP="00B6448D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C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）认证服务器确认无误后，向客户端提供访问令牌</w:t>
      </w:r>
    </w:p>
    <w:p w:rsidR="00B23DC4" w:rsidRPr="00B23DC4" w:rsidRDefault="00B23DC4" w:rsidP="00B6448D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上述步骤中所需要的参数：</w:t>
      </w:r>
    </w:p>
    <w:p w:rsidR="00B23DC4" w:rsidRPr="00B23DC4" w:rsidRDefault="00B23DC4" w:rsidP="00B6448D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B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步骤中，客户端发出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HTTP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请求，包含以下参数：</w:t>
      </w:r>
    </w:p>
    <w:p w:rsidR="00B23DC4" w:rsidRPr="00B23DC4" w:rsidRDefault="00B23DC4" w:rsidP="00B6448D">
      <w:pPr>
        <w:widowControl/>
        <w:numPr>
          <w:ilvl w:val="2"/>
          <w:numId w:val="8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grant_type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：授权类型，必选，此处固定值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“password”</w:t>
      </w:r>
    </w:p>
    <w:p w:rsidR="00B23DC4" w:rsidRPr="00B23DC4" w:rsidRDefault="00B23DC4" w:rsidP="00B6448D">
      <w:pPr>
        <w:widowControl/>
        <w:numPr>
          <w:ilvl w:val="2"/>
          <w:numId w:val="8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username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：表示用户名，必选</w:t>
      </w:r>
    </w:p>
    <w:p w:rsidR="00B23DC4" w:rsidRPr="00B23DC4" w:rsidRDefault="00B23DC4" w:rsidP="00B6448D">
      <w:pPr>
        <w:widowControl/>
        <w:numPr>
          <w:ilvl w:val="2"/>
          <w:numId w:val="8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password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：表示用户密码，必选</w:t>
      </w:r>
    </w:p>
    <w:p w:rsidR="00B23DC4" w:rsidRPr="00B23DC4" w:rsidRDefault="00B23DC4" w:rsidP="00B6448D">
      <w:pPr>
        <w:widowControl/>
        <w:numPr>
          <w:ilvl w:val="2"/>
          <w:numId w:val="8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scope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：权限范围，可选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POST /token HTTP/1.1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Host: server.example.com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Authorization: Basic czZCaGRSa3F0MzpnWDFmQmF0M2JW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Content-Type: application/x-www-form-urlencoded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grant_type=password&amp;username=johndoe&amp;password=A3ddj3w</w:t>
      </w:r>
    </w:p>
    <w:p w:rsidR="00B23DC4" w:rsidRPr="00B23DC4" w:rsidRDefault="00B23DC4" w:rsidP="00B6448D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C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步骤中，认证服务器向客户端发送访问令牌，下面是一个例子：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HTTP/1.1 200 OK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Content-Type: application/json;charset=UTF-8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Cache-Control: no-store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Pragma: no-cache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"access_token"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"2YotnFZFEjr1zCsicMWpAA"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"token_type"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"example"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"expires_in"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:3600,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"refresh_token"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"tGzv3JOkF0XG5Qx2TlKWIA"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"example_parameter"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"example_value"</w:t>
      </w:r>
    </w:p>
    <w:p w:rsidR="00B23DC4" w:rsidRPr="00B23DC4" w:rsidRDefault="00B23DC4" w:rsidP="00B6448D">
      <w:pPr>
        <w:widowControl/>
        <w:numPr>
          <w:ilvl w:val="1"/>
          <w:numId w:val="8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}</w:t>
      </w:r>
    </w:p>
    <w:p w:rsidR="00B23DC4" w:rsidRPr="00B23DC4" w:rsidRDefault="00B23DC4" w:rsidP="00B23DC4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23DC4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lastRenderedPageBreak/>
        <w:t>客户端模式</w:t>
      </w:r>
    </w:p>
    <w:p w:rsidR="00B23DC4" w:rsidRPr="00B23DC4" w:rsidRDefault="00B23DC4" w:rsidP="00B6448D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客户端模式指客户端以自己名义，而不是用户名义，向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服务提供商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”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进行认证，严格地说，客户端模式不属于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OAuth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框架要解决的问题，在这种模式中，用户直接向客户端注册，客户端以自己名义要求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服务提供商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”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提供服务</w:t>
      </w:r>
    </w:p>
    <w:p w:rsidR="00B23DC4" w:rsidRPr="00B23DC4" w:rsidRDefault="00B23DC4" w:rsidP="00B23DC4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4988190" cy="1143592"/>
            <wp:effectExtent l="0" t="0" r="3175" b="0"/>
            <wp:docPr id="1" name="图片 1" descr="https://upload-images.jianshu.io/upload_images/9434708-a2853686436f0f40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images.jianshu.io/upload_images/9434708-a2853686436f0f40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93" cy="115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C4" w:rsidRPr="00B23DC4" w:rsidRDefault="00B23DC4" w:rsidP="00B23DC4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B23DC4">
        <w:rPr>
          <w:rFonts w:ascii="Arial" w:eastAsia="宋体" w:hAnsi="Arial" w:cs="Arial"/>
          <w:color w:val="969696"/>
          <w:kern w:val="0"/>
          <w:szCs w:val="21"/>
        </w:rPr>
        <w:t>bg2014051207.png</w:t>
      </w:r>
    </w:p>
    <w:p w:rsidR="00B23DC4" w:rsidRPr="00B23DC4" w:rsidRDefault="00B23DC4" w:rsidP="00B6448D">
      <w:pPr>
        <w:widowControl/>
        <w:numPr>
          <w:ilvl w:val="0"/>
          <w:numId w:val="10"/>
        </w:numPr>
        <w:shd w:val="clear" w:color="auto" w:fill="FFFFFF"/>
        <w:spacing w:after="375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它的步骤如下：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br/>
        <w:t>-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A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: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客户端向认证服务器进行身份认证，并要求一个访问令牌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br/>
        <w:t>-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（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B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）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: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认证服务器确认无误后，向客户端提供访问令牌</w:t>
      </w:r>
    </w:p>
    <w:p w:rsidR="00B23DC4" w:rsidRPr="00B23DC4" w:rsidRDefault="00B23DC4" w:rsidP="00B6448D">
      <w:pPr>
        <w:widowControl/>
        <w:numPr>
          <w:ilvl w:val="0"/>
          <w:numId w:val="10"/>
        </w:numPr>
        <w:shd w:val="clear" w:color="auto" w:fill="FFFFFF"/>
        <w:spacing w:after="375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上述步骤中所需要的参数：</w:t>
      </w:r>
    </w:p>
    <w:p w:rsidR="00B23DC4" w:rsidRPr="00B23DC4" w:rsidRDefault="00B23DC4" w:rsidP="00B6448D">
      <w:pPr>
        <w:widowControl/>
        <w:numPr>
          <w:ilvl w:val="1"/>
          <w:numId w:val="10"/>
        </w:numPr>
        <w:shd w:val="clear" w:color="auto" w:fill="FFFFFF"/>
        <w:spacing w:after="375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A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步骤中，客户端发出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HTTP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请求，包含以下参数：</w:t>
      </w:r>
    </w:p>
    <w:p w:rsidR="00B23DC4" w:rsidRPr="00B23DC4" w:rsidRDefault="00B23DC4" w:rsidP="00B6448D">
      <w:pPr>
        <w:widowControl/>
        <w:numPr>
          <w:ilvl w:val="2"/>
          <w:numId w:val="10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granttype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：表示授权类型，此处固定值为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“clientcredentials”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，必选</w:t>
      </w:r>
    </w:p>
    <w:p w:rsidR="00B23DC4" w:rsidRPr="00B23DC4" w:rsidRDefault="00B23DC4" w:rsidP="00B6448D">
      <w:pPr>
        <w:widowControl/>
        <w:numPr>
          <w:ilvl w:val="2"/>
          <w:numId w:val="10"/>
        </w:numPr>
        <w:shd w:val="clear" w:color="auto" w:fill="FFFFFF"/>
        <w:spacing w:before="100" w:beforeAutospacing="1" w:after="100" w:afterAutospacing="1" w:line="450" w:lineRule="atLeast"/>
        <w:ind w:left="9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scope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：表示权限范围，可选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POST /token HTTP/1.1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Host: server.example.com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Authorization: Basic czZCaGRSa3F0MzpnWDFmQmF0M2JW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Content-Type: application/x-www-form-urlencoded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grant_type=client_credentials</w:t>
      </w:r>
    </w:p>
    <w:p w:rsidR="00B23DC4" w:rsidRPr="00B23DC4" w:rsidRDefault="00B23DC4" w:rsidP="00B6448D">
      <w:pPr>
        <w:widowControl/>
        <w:numPr>
          <w:ilvl w:val="1"/>
          <w:numId w:val="10"/>
        </w:numPr>
        <w:shd w:val="clear" w:color="auto" w:fill="FFFFFF"/>
        <w:spacing w:after="375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B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步骤中，认证服务器向客户端发送访问令牌，下面是一个例子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HTTP/1.1 200 OK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Content-Type: application/json;charset=UTF-8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Cache-Control: no-store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Pragma: no-cache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"access_token"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"2YotnFZFEjr1zCsicMWpAA"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"token_type"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"example"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"expires_in"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:3600,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"example_parameter"</w:t>
      </w: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  <w:r w:rsidRPr="00B23DC4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"example_value"</w:t>
      </w:r>
    </w:p>
    <w:p w:rsidR="00B23DC4" w:rsidRPr="00B23DC4" w:rsidRDefault="00B23DC4" w:rsidP="00B6448D">
      <w:pPr>
        <w:widowControl/>
        <w:numPr>
          <w:ilvl w:val="1"/>
          <w:numId w:val="10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6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}</w:t>
      </w:r>
    </w:p>
    <w:p w:rsidR="00B23DC4" w:rsidRPr="00B23DC4" w:rsidRDefault="00B23DC4" w:rsidP="00B23DC4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23DC4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更新令牌</w:t>
      </w:r>
    </w:p>
    <w:p w:rsidR="00B23DC4" w:rsidRPr="00B23DC4" w:rsidRDefault="00B23DC4" w:rsidP="00B6448D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如果用户访问的时候，客户端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访问令牌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”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已经过期，则需要使用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更新令牌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”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申请一个新的令牌</w:t>
      </w:r>
    </w:p>
    <w:p w:rsidR="00B23DC4" w:rsidRPr="00B23DC4" w:rsidRDefault="00B23DC4" w:rsidP="00B6448D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客户端发出更新令牌请求，包含以下参数：</w:t>
      </w:r>
    </w:p>
    <w:p w:rsidR="00B23DC4" w:rsidRPr="00B23DC4" w:rsidRDefault="00B23DC4" w:rsidP="00B6448D">
      <w:pPr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granttype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：表示授权模式，此处固定值为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“refreshtoken”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，必选</w:t>
      </w:r>
    </w:p>
    <w:p w:rsidR="00B23DC4" w:rsidRPr="00B23DC4" w:rsidRDefault="00B23DC4" w:rsidP="00B6448D">
      <w:pPr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refresh_token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：表示早前收到的更新令牌，必选</w:t>
      </w:r>
    </w:p>
    <w:p w:rsidR="00B23DC4" w:rsidRPr="00B23DC4" w:rsidRDefault="00B23DC4" w:rsidP="00B6448D">
      <w:pPr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scope</w:t>
      </w:r>
      <w:r w:rsidRPr="00B23DC4">
        <w:rPr>
          <w:rFonts w:ascii="Arial" w:eastAsia="宋体" w:hAnsi="Arial" w:cs="Arial"/>
          <w:color w:val="2F2F2F"/>
          <w:kern w:val="0"/>
          <w:sz w:val="24"/>
          <w:szCs w:val="24"/>
        </w:rPr>
        <w:t>：表示申请权限范围，不得超出上一次申请的范围，若省略该参数，则表示与上一次一样</w:t>
      </w:r>
    </w:p>
    <w:p w:rsidR="00B23DC4" w:rsidRPr="00B23DC4" w:rsidRDefault="00B23DC4" w:rsidP="00B6448D">
      <w:pPr>
        <w:widowControl/>
        <w:numPr>
          <w:ilvl w:val="0"/>
          <w:numId w:val="11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POST /token HTTP/1.1</w:t>
      </w:r>
    </w:p>
    <w:p w:rsidR="00B23DC4" w:rsidRPr="00B23DC4" w:rsidRDefault="00B23DC4" w:rsidP="00B6448D">
      <w:pPr>
        <w:widowControl/>
        <w:numPr>
          <w:ilvl w:val="0"/>
          <w:numId w:val="11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Host: server.example.com</w:t>
      </w:r>
    </w:p>
    <w:p w:rsidR="00B23DC4" w:rsidRPr="00B23DC4" w:rsidRDefault="00B23DC4" w:rsidP="00B6448D">
      <w:pPr>
        <w:widowControl/>
        <w:numPr>
          <w:ilvl w:val="0"/>
          <w:numId w:val="11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Authorization: Basic czZCaGRSa3F0MzpnWDFmQmF0M2JW</w:t>
      </w:r>
    </w:p>
    <w:p w:rsidR="00B23DC4" w:rsidRPr="00B23DC4" w:rsidRDefault="00B23DC4" w:rsidP="00B6448D">
      <w:pPr>
        <w:widowControl/>
        <w:numPr>
          <w:ilvl w:val="0"/>
          <w:numId w:val="11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Content-Type: application/x-www-form-urlencoded</w:t>
      </w:r>
    </w:p>
    <w:p w:rsidR="00B23DC4" w:rsidRPr="00B23DC4" w:rsidRDefault="00B23DC4" w:rsidP="00B23DC4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="300"/>
        <w:jc w:val="left"/>
        <w:rPr>
          <w:rFonts w:ascii="Consolas" w:eastAsia="宋体" w:hAnsi="Consolas" w:cs="宋体"/>
          <w:color w:val="657B83"/>
          <w:kern w:val="0"/>
          <w:sz w:val="20"/>
          <w:szCs w:val="20"/>
        </w:rPr>
      </w:pPr>
      <w:r w:rsidRPr="00B23DC4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grant_type=refresh_token&amp;refresh_token=tGzv3JOkF0XG5Qx2TlKWIA</w:t>
      </w:r>
    </w:p>
    <w:p w:rsidR="005F2E79" w:rsidRDefault="005F2E79" w:rsidP="005F2E79">
      <w:pPr>
        <w:pStyle w:val="1"/>
        <w:shd w:val="clear" w:color="auto" w:fill="FFFFFF"/>
        <w:spacing w:before="300" w:beforeAutospacing="0" w:after="0" w:afterAutospacing="0"/>
        <w:rPr>
          <w:rFonts w:ascii="Arial" w:hAnsi="Arial" w:cs="Arial"/>
          <w:color w:val="333333"/>
          <w:sz w:val="51"/>
          <w:szCs w:val="51"/>
        </w:rPr>
      </w:pPr>
      <w:r>
        <w:rPr>
          <w:rFonts w:ascii="Arial" w:hAnsi="Arial" w:cs="Arial"/>
          <w:color w:val="333333"/>
          <w:sz w:val="51"/>
          <w:szCs w:val="51"/>
        </w:rPr>
        <w:t xml:space="preserve">Spring Security </w:t>
      </w:r>
      <w:r>
        <w:rPr>
          <w:rFonts w:ascii="Arial" w:hAnsi="Arial" w:cs="Arial"/>
          <w:color w:val="333333"/>
          <w:sz w:val="51"/>
          <w:szCs w:val="51"/>
        </w:rPr>
        <w:t>与</w:t>
      </w:r>
      <w:r>
        <w:rPr>
          <w:rFonts w:ascii="Arial" w:hAnsi="Arial" w:cs="Arial"/>
          <w:color w:val="333333"/>
          <w:sz w:val="51"/>
          <w:szCs w:val="51"/>
        </w:rPr>
        <w:t xml:space="preserve"> OAuth2</w:t>
      </w:r>
      <w:r>
        <w:rPr>
          <w:rFonts w:ascii="Arial" w:hAnsi="Arial" w:cs="Arial"/>
          <w:color w:val="333333"/>
          <w:sz w:val="51"/>
          <w:szCs w:val="51"/>
        </w:rPr>
        <w:t>（授权服务器）</w:t>
      </w:r>
    </w:p>
    <w:p w:rsidR="005F2E79" w:rsidRDefault="005F2E79" w:rsidP="005F2E79">
      <w:pPr>
        <w:pStyle w:val="3"/>
        <w:shd w:val="clear" w:color="auto" w:fill="FFFFFF"/>
        <w:spacing w:before="0" w:beforeAutospacing="0" w:after="225" w:afterAutospacing="0"/>
        <w:rPr>
          <w:rFonts w:ascii="inherit" w:hAnsi="inherit" w:cs="Arial"/>
          <w:color w:val="2F2F2F"/>
          <w:sz w:val="33"/>
          <w:szCs w:val="33"/>
        </w:rPr>
      </w:pPr>
      <w:r>
        <w:rPr>
          <w:rFonts w:ascii="inherit" w:hAnsi="inherit" w:cs="Arial"/>
          <w:color w:val="2F2F2F"/>
          <w:sz w:val="33"/>
          <w:szCs w:val="33"/>
        </w:rPr>
        <w:t>authrization-server(</w:t>
      </w:r>
      <w:r>
        <w:rPr>
          <w:rFonts w:ascii="inherit" w:hAnsi="inherit" w:cs="Arial"/>
          <w:color w:val="2F2F2F"/>
          <w:sz w:val="33"/>
          <w:szCs w:val="33"/>
        </w:rPr>
        <w:t>授权服务器</w:t>
      </w:r>
      <w:r>
        <w:rPr>
          <w:rFonts w:ascii="inherit" w:hAnsi="inherit" w:cs="Arial"/>
          <w:color w:val="2F2F2F"/>
          <w:sz w:val="33"/>
          <w:szCs w:val="33"/>
        </w:rPr>
        <w:t>)</w:t>
      </w:r>
    </w:p>
    <w:p w:rsidR="005F2E79" w:rsidRDefault="005F2E79" w:rsidP="005F2E79">
      <w:pPr>
        <w:pStyle w:val="4"/>
        <w:shd w:val="clear" w:color="auto" w:fill="FFFFFF"/>
        <w:spacing w:before="0" w:after="225"/>
        <w:rPr>
          <w:rFonts w:ascii="inherit" w:hAnsi="inherit" w:cs="Arial"/>
          <w:color w:val="2F2F2F"/>
          <w:sz w:val="30"/>
          <w:szCs w:val="30"/>
        </w:rPr>
      </w:pPr>
      <w:r>
        <w:rPr>
          <w:rFonts w:ascii="inherit" w:hAnsi="inherit" w:cs="Arial"/>
          <w:color w:val="2F2F2F"/>
          <w:sz w:val="30"/>
          <w:szCs w:val="30"/>
        </w:rPr>
        <w:t>授权服务配置</w:t>
      </w:r>
    </w:p>
    <w:p w:rsidR="005F2E79" w:rsidRDefault="005F2E79" w:rsidP="00B6448D">
      <w:pPr>
        <w:pStyle w:val="a4"/>
        <w:numPr>
          <w:ilvl w:val="0"/>
          <w:numId w:val="12"/>
        </w:numPr>
        <w:shd w:val="clear" w:color="auto" w:fill="FFFFFF"/>
        <w:spacing w:before="0" w:beforeAutospacing="0" w:after="375" w:afterAutospacing="0" w:line="450" w:lineRule="atLeast"/>
        <w:ind w:left="30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配置一个授权服务，需要考虑</w:t>
      </w:r>
      <w:r>
        <w:rPr>
          <w:rFonts w:ascii="Arial" w:hAnsi="Arial" w:cs="Arial"/>
          <w:color w:val="2F2F2F"/>
        </w:rPr>
        <w:t xml:space="preserve"> </w:t>
      </w:r>
      <w:r>
        <w:rPr>
          <w:rFonts w:ascii="Arial" w:hAnsi="Arial" w:cs="Arial"/>
          <w:color w:val="2F2F2F"/>
        </w:rPr>
        <w:t>授权类型（</w:t>
      </w:r>
      <w:r>
        <w:rPr>
          <w:rFonts w:ascii="Arial" w:hAnsi="Arial" w:cs="Arial"/>
          <w:color w:val="2F2F2F"/>
        </w:rPr>
        <w:t>GrantType</w:t>
      </w:r>
      <w:r>
        <w:rPr>
          <w:rFonts w:ascii="Arial" w:hAnsi="Arial" w:cs="Arial"/>
          <w:color w:val="2F2F2F"/>
        </w:rPr>
        <w:t>）、不同授权类型为客户端（</w:t>
      </w:r>
      <w:r>
        <w:rPr>
          <w:rFonts w:ascii="Arial" w:hAnsi="Arial" w:cs="Arial"/>
          <w:color w:val="2F2F2F"/>
        </w:rPr>
        <w:t>Client</w:t>
      </w:r>
      <w:r>
        <w:rPr>
          <w:rFonts w:ascii="Arial" w:hAnsi="Arial" w:cs="Arial"/>
          <w:color w:val="2F2F2F"/>
        </w:rPr>
        <w:t>）提供了不同的获取令牌（</w:t>
      </w:r>
      <w:r>
        <w:rPr>
          <w:rFonts w:ascii="Arial" w:hAnsi="Arial" w:cs="Arial"/>
          <w:color w:val="2F2F2F"/>
        </w:rPr>
        <w:t>Token</w:t>
      </w:r>
      <w:r>
        <w:rPr>
          <w:rFonts w:ascii="Arial" w:hAnsi="Arial" w:cs="Arial"/>
          <w:color w:val="2F2F2F"/>
        </w:rPr>
        <w:t>）方式，每一个客户端（</w:t>
      </w:r>
      <w:r>
        <w:rPr>
          <w:rFonts w:ascii="Arial" w:hAnsi="Arial" w:cs="Arial"/>
          <w:color w:val="2F2F2F"/>
        </w:rPr>
        <w:t>Client</w:t>
      </w:r>
      <w:r>
        <w:rPr>
          <w:rFonts w:ascii="Arial" w:hAnsi="Arial" w:cs="Arial"/>
          <w:color w:val="2F2F2F"/>
        </w:rPr>
        <w:t>）都能够通过明确的配置以及权限来实现不同的授权访问机制，也就是说如果你提供了一个</w:t>
      </w:r>
      <w:r>
        <w:rPr>
          <w:rFonts w:ascii="Arial" w:hAnsi="Arial" w:cs="Arial"/>
          <w:color w:val="2F2F2F"/>
        </w:rPr>
        <w:t xml:space="preserve"> “client_credentials” </w:t>
      </w:r>
      <w:r>
        <w:rPr>
          <w:rFonts w:ascii="Arial" w:hAnsi="Arial" w:cs="Arial"/>
          <w:color w:val="2F2F2F"/>
        </w:rPr>
        <w:t>授权方式，并不意味着其它客户端就要采用这种方式来授权</w:t>
      </w:r>
    </w:p>
    <w:p w:rsidR="005F2E79" w:rsidRDefault="005F2E79" w:rsidP="00B6448D">
      <w:pPr>
        <w:pStyle w:val="a4"/>
        <w:numPr>
          <w:ilvl w:val="0"/>
          <w:numId w:val="12"/>
        </w:numPr>
        <w:shd w:val="clear" w:color="auto" w:fill="FFFFFF"/>
        <w:spacing w:before="0" w:beforeAutospacing="0" w:after="375" w:afterAutospacing="0" w:line="450" w:lineRule="atLeast"/>
        <w:ind w:left="300"/>
        <w:rPr>
          <w:rFonts w:ascii="Arial" w:hAnsi="Arial" w:cs="Arial"/>
          <w:color w:val="2F2F2F"/>
        </w:rPr>
      </w:pPr>
      <w:r>
        <w:rPr>
          <w:rStyle w:val="a5"/>
          <w:rFonts w:ascii="Arial" w:hAnsi="Arial" w:cs="Arial"/>
          <w:color w:val="2F2F2F"/>
        </w:rPr>
        <w:t>使用</w:t>
      </w:r>
      <w:r>
        <w:rPr>
          <w:rStyle w:val="a5"/>
          <w:rFonts w:ascii="Arial" w:hAnsi="Arial" w:cs="Arial"/>
          <w:color w:val="2F2F2F"/>
        </w:rPr>
        <w:t xml:space="preserve"> @EnableAuthorizationServer </w:t>
      </w:r>
      <w:r>
        <w:rPr>
          <w:rStyle w:val="a5"/>
          <w:rFonts w:ascii="Arial" w:hAnsi="Arial" w:cs="Arial"/>
          <w:color w:val="2F2F2F"/>
        </w:rPr>
        <w:t>来配置授权服务机制，并继承</w:t>
      </w:r>
      <w:r>
        <w:rPr>
          <w:rStyle w:val="a5"/>
          <w:rFonts w:ascii="Arial" w:hAnsi="Arial" w:cs="Arial"/>
          <w:color w:val="2F2F2F"/>
        </w:rPr>
        <w:t xml:space="preserve"> AuthorizationServerConfigurerAdapter </w:t>
      </w:r>
      <w:r>
        <w:rPr>
          <w:rStyle w:val="a5"/>
          <w:rFonts w:ascii="Arial" w:hAnsi="Arial" w:cs="Arial"/>
          <w:color w:val="2F2F2F"/>
        </w:rPr>
        <w:t>该类重写</w:t>
      </w:r>
      <w:r>
        <w:rPr>
          <w:rStyle w:val="a5"/>
          <w:rFonts w:ascii="Arial" w:hAnsi="Arial" w:cs="Arial"/>
          <w:color w:val="2F2F2F"/>
        </w:rPr>
        <w:t xml:space="preserve"> configure </w:t>
      </w:r>
      <w:r>
        <w:rPr>
          <w:rStyle w:val="a5"/>
          <w:rFonts w:ascii="Arial" w:hAnsi="Arial" w:cs="Arial"/>
          <w:color w:val="2F2F2F"/>
        </w:rPr>
        <w:t>方法定义授权服务器策略</w:t>
      </w:r>
    </w:p>
    <w:p w:rsidR="005F2E79" w:rsidRDefault="005F2E79" w:rsidP="005F2E79">
      <w:pPr>
        <w:pStyle w:val="5"/>
        <w:shd w:val="clear" w:color="auto" w:fill="FFFFFF"/>
        <w:spacing w:before="0" w:after="225"/>
        <w:rPr>
          <w:rFonts w:ascii="inherit" w:hAnsi="inherit" w:cs="Arial"/>
          <w:color w:val="2F2F2F"/>
          <w:sz w:val="27"/>
          <w:szCs w:val="27"/>
        </w:rPr>
      </w:pPr>
      <w:r>
        <w:rPr>
          <w:rFonts w:ascii="inherit" w:hAnsi="inherit" w:cs="Arial"/>
          <w:color w:val="2F2F2F"/>
          <w:sz w:val="27"/>
          <w:szCs w:val="27"/>
        </w:rPr>
        <w:t>配置客户端详情（</w:t>
      </w:r>
      <w:r>
        <w:rPr>
          <w:rFonts w:ascii="inherit" w:hAnsi="inherit" w:cs="Arial"/>
          <w:color w:val="2F2F2F"/>
          <w:sz w:val="27"/>
          <w:szCs w:val="27"/>
        </w:rPr>
        <w:t>Client Details</w:t>
      </w:r>
      <w:r>
        <w:rPr>
          <w:rFonts w:ascii="inherit" w:hAnsi="inherit" w:cs="Arial"/>
          <w:color w:val="2F2F2F"/>
          <w:sz w:val="27"/>
          <w:szCs w:val="27"/>
        </w:rPr>
        <w:t>）</w:t>
      </w:r>
    </w:p>
    <w:p w:rsidR="005F2E79" w:rsidRDefault="005F2E79" w:rsidP="00B6448D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 xml:space="preserve">ClientDetailsServiceConfigurer </w:t>
      </w:r>
      <w:r>
        <w:rPr>
          <w:rFonts w:ascii="Arial" w:hAnsi="Arial" w:cs="Arial"/>
          <w:color w:val="2F2F2F"/>
        </w:rPr>
        <w:t>能够使用内存或</w:t>
      </w:r>
      <w:r>
        <w:rPr>
          <w:rFonts w:ascii="Arial" w:hAnsi="Arial" w:cs="Arial"/>
          <w:color w:val="2F2F2F"/>
        </w:rPr>
        <w:t xml:space="preserve"> JDBC </w:t>
      </w:r>
      <w:r>
        <w:rPr>
          <w:rFonts w:ascii="Arial" w:hAnsi="Arial" w:cs="Arial"/>
          <w:color w:val="2F2F2F"/>
        </w:rPr>
        <w:t>方式实现获取已注册的客户端详情，有几个重要的属性：</w:t>
      </w:r>
    </w:p>
    <w:p w:rsidR="005F2E79" w:rsidRDefault="005F2E79" w:rsidP="00B6448D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clientId</w:t>
      </w:r>
      <w:r>
        <w:rPr>
          <w:rFonts w:ascii="Arial" w:hAnsi="Arial" w:cs="Arial"/>
          <w:color w:val="2F2F2F"/>
        </w:rPr>
        <w:t>：客户端标识</w:t>
      </w:r>
      <w:r>
        <w:rPr>
          <w:rFonts w:ascii="Arial" w:hAnsi="Arial" w:cs="Arial"/>
          <w:color w:val="2F2F2F"/>
        </w:rPr>
        <w:t xml:space="preserve"> ID</w:t>
      </w:r>
    </w:p>
    <w:p w:rsidR="005F2E79" w:rsidRDefault="005F2E79" w:rsidP="00B6448D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secret</w:t>
      </w:r>
      <w:r>
        <w:rPr>
          <w:rFonts w:ascii="Arial" w:hAnsi="Arial" w:cs="Arial"/>
          <w:color w:val="2F2F2F"/>
        </w:rPr>
        <w:t>：客户端安全码</w:t>
      </w:r>
    </w:p>
    <w:p w:rsidR="005F2E79" w:rsidRDefault="005F2E79" w:rsidP="00B6448D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scope</w:t>
      </w:r>
      <w:r>
        <w:rPr>
          <w:rFonts w:ascii="Arial" w:hAnsi="Arial" w:cs="Arial"/>
          <w:color w:val="2F2F2F"/>
        </w:rPr>
        <w:t>：客户端访问范围，默认为空则拥有全部范围</w:t>
      </w:r>
    </w:p>
    <w:p w:rsidR="005F2E79" w:rsidRDefault="005F2E79" w:rsidP="00B6448D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authorizedGrantTypes</w:t>
      </w:r>
      <w:r>
        <w:rPr>
          <w:rFonts w:ascii="Arial" w:hAnsi="Arial" w:cs="Arial"/>
          <w:color w:val="2F2F2F"/>
        </w:rPr>
        <w:t>：客户端使用的授权类型，默认为空</w:t>
      </w:r>
    </w:p>
    <w:p w:rsidR="005F2E79" w:rsidRDefault="005F2E79" w:rsidP="00B6448D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authorities</w:t>
      </w:r>
      <w:r>
        <w:rPr>
          <w:rFonts w:ascii="Arial" w:hAnsi="Arial" w:cs="Arial"/>
          <w:color w:val="2F2F2F"/>
        </w:rPr>
        <w:t>：客户端可使用的权限</w:t>
      </w:r>
    </w:p>
    <w:p w:rsidR="005F2E79" w:rsidRDefault="005F2E79" w:rsidP="005F2E79">
      <w:pPr>
        <w:pStyle w:val="5"/>
        <w:shd w:val="clear" w:color="auto" w:fill="FFFFFF"/>
        <w:spacing w:before="0" w:after="225"/>
        <w:rPr>
          <w:rFonts w:ascii="inherit" w:hAnsi="inherit" w:cs="Arial"/>
          <w:color w:val="2F2F2F"/>
          <w:sz w:val="27"/>
          <w:szCs w:val="27"/>
        </w:rPr>
      </w:pPr>
      <w:r>
        <w:rPr>
          <w:rFonts w:ascii="inherit" w:hAnsi="inherit" w:cs="Arial"/>
          <w:color w:val="2F2F2F"/>
          <w:sz w:val="27"/>
          <w:szCs w:val="27"/>
        </w:rPr>
        <w:lastRenderedPageBreak/>
        <w:t>管理令牌（</w:t>
      </w:r>
      <w:r>
        <w:rPr>
          <w:rFonts w:ascii="inherit" w:hAnsi="inherit" w:cs="Arial"/>
          <w:color w:val="2F2F2F"/>
          <w:sz w:val="27"/>
          <w:szCs w:val="27"/>
        </w:rPr>
        <w:t>Managing Token</w:t>
      </w:r>
      <w:r>
        <w:rPr>
          <w:rFonts w:ascii="inherit" w:hAnsi="inherit" w:cs="Arial"/>
          <w:color w:val="2F2F2F"/>
          <w:sz w:val="27"/>
          <w:szCs w:val="27"/>
        </w:rPr>
        <w:t>）</w:t>
      </w:r>
    </w:p>
    <w:p w:rsidR="005F2E79" w:rsidRDefault="005F2E79" w:rsidP="00B6448D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 xml:space="preserve">ResourceServerTokenServices </w:t>
      </w:r>
      <w:r>
        <w:rPr>
          <w:rFonts w:ascii="Arial" w:hAnsi="Arial" w:cs="Arial"/>
          <w:color w:val="2F2F2F"/>
        </w:rPr>
        <w:t>接口定义了令牌加载、读取方法</w:t>
      </w:r>
    </w:p>
    <w:p w:rsidR="005F2E79" w:rsidRDefault="005F2E79" w:rsidP="00B6448D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 xml:space="preserve">AuthorizationServerTokenServices </w:t>
      </w:r>
      <w:r>
        <w:rPr>
          <w:rFonts w:ascii="Arial" w:hAnsi="Arial" w:cs="Arial"/>
          <w:color w:val="2F2F2F"/>
        </w:rPr>
        <w:t>接口定义了令牌的创建、获取、刷新方法</w:t>
      </w:r>
    </w:p>
    <w:p w:rsidR="005F2E79" w:rsidRDefault="005F2E79" w:rsidP="00B6448D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 xml:space="preserve">ConsumerTokenServices </w:t>
      </w:r>
      <w:r>
        <w:rPr>
          <w:rFonts w:ascii="Arial" w:hAnsi="Arial" w:cs="Arial"/>
          <w:color w:val="2F2F2F"/>
        </w:rPr>
        <w:t>定义了令牌的撤销方法</w:t>
      </w:r>
    </w:p>
    <w:p w:rsidR="005F2E79" w:rsidRDefault="005F2E79" w:rsidP="00B6448D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 xml:space="preserve">DefaultTokenServices </w:t>
      </w:r>
      <w:r>
        <w:rPr>
          <w:rFonts w:ascii="Arial" w:hAnsi="Arial" w:cs="Arial"/>
          <w:color w:val="2F2F2F"/>
        </w:rPr>
        <w:t>实现了上述三个接口</w:t>
      </w:r>
      <w:r>
        <w:rPr>
          <w:rFonts w:ascii="Arial" w:hAnsi="Arial" w:cs="Arial"/>
          <w:color w:val="2F2F2F"/>
        </w:rPr>
        <w:t>,</w:t>
      </w:r>
      <w:r>
        <w:rPr>
          <w:rFonts w:ascii="Arial" w:hAnsi="Arial" w:cs="Arial"/>
          <w:color w:val="2F2F2F"/>
        </w:rPr>
        <w:t>它包含了一些令牌业务的实现，如创建令牌、读取令牌、刷新令牌、获取客户端</w:t>
      </w:r>
      <w:r>
        <w:rPr>
          <w:rFonts w:ascii="Arial" w:hAnsi="Arial" w:cs="Arial"/>
          <w:color w:val="2F2F2F"/>
        </w:rPr>
        <w:t>ID</w:t>
      </w:r>
      <w:r>
        <w:rPr>
          <w:rFonts w:ascii="Arial" w:hAnsi="Arial" w:cs="Arial"/>
          <w:color w:val="2F2F2F"/>
        </w:rPr>
        <w:t>。默认的当尝试创建一个令牌时，是使用</w:t>
      </w:r>
      <w:r>
        <w:rPr>
          <w:rFonts w:ascii="Arial" w:hAnsi="Arial" w:cs="Arial"/>
          <w:color w:val="2F2F2F"/>
        </w:rPr>
        <w:t xml:space="preserve"> UUID </w:t>
      </w:r>
      <w:r>
        <w:rPr>
          <w:rFonts w:ascii="Arial" w:hAnsi="Arial" w:cs="Arial"/>
          <w:color w:val="2F2F2F"/>
        </w:rPr>
        <w:t>随机值进行填充的，除了持久化令牌是委托一个</w:t>
      </w:r>
      <w:r>
        <w:rPr>
          <w:rFonts w:ascii="Arial" w:hAnsi="Arial" w:cs="Arial"/>
          <w:color w:val="2F2F2F"/>
        </w:rPr>
        <w:t xml:space="preserve"> TokenStore </w:t>
      </w:r>
      <w:r>
        <w:rPr>
          <w:rFonts w:ascii="Arial" w:hAnsi="Arial" w:cs="Arial"/>
          <w:color w:val="2F2F2F"/>
        </w:rPr>
        <w:t>接口实现以外，这个类几乎帮你做了所有事情</w:t>
      </w:r>
    </w:p>
    <w:p w:rsidR="005F2E79" w:rsidRDefault="005F2E79" w:rsidP="00B6448D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而</w:t>
      </w:r>
      <w:r>
        <w:rPr>
          <w:rFonts w:ascii="Arial" w:hAnsi="Arial" w:cs="Arial"/>
          <w:color w:val="2F2F2F"/>
        </w:rPr>
        <w:t xml:space="preserve"> TokenStore </w:t>
      </w:r>
      <w:r>
        <w:rPr>
          <w:rFonts w:ascii="Arial" w:hAnsi="Arial" w:cs="Arial"/>
          <w:color w:val="2F2F2F"/>
        </w:rPr>
        <w:t>接口也有一些实现：</w:t>
      </w:r>
    </w:p>
    <w:p w:rsidR="005F2E79" w:rsidRDefault="005F2E79" w:rsidP="00B6448D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InMemoryTokenStore</w:t>
      </w:r>
      <w:r>
        <w:rPr>
          <w:rFonts w:ascii="Arial" w:hAnsi="Arial" w:cs="Arial"/>
          <w:color w:val="2F2F2F"/>
        </w:rPr>
        <w:t>：默认采用该实现，将令牌信息保存在内存中，易于调试</w:t>
      </w:r>
    </w:p>
    <w:p w:rsidR="005F2E79" w:rsidRDefault="005F2E79" w:rsidP="00B6448D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JdbcTokenStore</w:t>
      </w:r>
      <w:r>
        <w:rPr>
          <w:rFonts w:ascii="Arial" w:hAnsi="Arial" w:cs="Arial"/>
          <w:color w:val="2F2F2F"/>
        </w:rPr>
        <w:t>：令牌会被保存近关系型数据库，可以在不同服务器之间共享令牌</w:t>
      </w:r>
    </w:p>
    <w:p w:rsidR="005F2E79" w:rsidRDefault="005F2E79" w:rsidP="00B6448D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JwtTokenStore</w:t>
      </w:r>
      <w:r>
        <w:rPr>
          <w:rFonts w:ascii="Arial" w:hAnsi="Arial" w:cs="Arial"/>
          <w:color w:val="2F2F2F"/>
        </w:rPr>
        <w:t>：使用</w:t>
      </w:r>
      <w:r>
        <w:rPr>
          <w:rFonts w:ascii="Arial" w:hAnsi="Arial" w:cs="Arial"/>
          <w:color w:val="2F2F2F"/>
        </w:rPr>
        <w:t xml:space="preserve"> JWT </w:t>
      </w:r>
      <w:r>
        <w:rPr>
          <w:rFonts w:ascii="Arial" w:hAnsi="Arial" w:cs="Arial"/>
          <w:color w:val="2F2F2F"/>
        </w:rPr>
        <w:t>方式保存令牌，它不需要进行存储，但是它撤销一个已经授权令牌会非常困难，所以通常用来处理一个生命周期较短的令牌以及撤销刷新令牌</w:t>
      </w:r>
    </w:p>
    <w:p w:rsidR="005F2E79" w:rsidRDefault="005F2E79" w:rsidP="005F2E79">
      <w:pPr>
        <w:pStyle w:val="5"/>
        <w:shd w:val="clear" w:color="auto" w:fill="FFFFFF"/>
        <w:spacing w:before="0" w:after="225"/>
        <w:rPr>
          <w:rFonts w:ascii="inherit" w:hAnsi="inherit" w:cs="Arial"/>
          <w:color w:val="2F2F2F"/>
          <w:sz w:val="27"/>
          <w:szCs w:val="27"/>
        </w:rPr>
      </w:pPr>
      <w:r>
        <w:rPr>
          <w:rFonts w:ascii="inherit" w:hAnsi="inherit" w:cs="Arial"/>
          <w:color w:val="2F2F2F"/>
          <w:sz w:val="27"/>
          <w:szCs w:val="27"/>
        </w:rPr>
        <w:t xml:space="preserve">JWT </w:t>
      </w:r>
      <w:r>
        <w:rPr>
          <w:rFonts w:ascii="inherit" w:hAnsi="inherit" w:cs="Arial"/>
          <w:color w:val="2F2F2F"/>
          <w:sz w:val="27"/>
          <w:szCs w:val="27"/>
        </w:rPr>
        <w:t>令牌（</w:t>
      </w:r>
      <w:r>
        <w:rPr>
          <w:rFonts w:ascii="inherit" w:hAnsi="inherit" w:cs="Arial"/>
          <w:color w:val="2F2F2F"/>
          <w:sz w:val="27"/>
          <w:szCs w:val="27"/>
        </w:rPr>
        <w:t>JWT Tokens</w:t>
      </w:r>
      <w:r>
        <w:rPr>
          <w:rFonts w:ascii="inherit" w:hAnsi="inherit" w:cs="Arial"/>
          <w:color w:val="2F2F2F"/>
          <w:sz w:val="27"/>
          <w:szCs w:val="27"/>
        </w:rPr>
        <w:t>）</w:t>
      </w:r>
    </w:p>
    <w:p w:rsidR="005F2E79" w:rsidRDefault="005F2E79" w:rsidP="00B6448D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>使用</w:t>
      </w:r>
      <w:r>
        <w:rPr>
          <w:rFonts w:ascii="Arial" w:hAnsi="Arial" w:cs="Arial"/>
          <w:color w:val="2F2F2F"/>
        </w:rPr>
        <w:t xml:space="preserve"> JWT </w:t>
      </w:r>
      <w:r>
        <w:rPr>
          <w:rFonts w:ascii="Arial" w:hAnsi="Arial" w:cs="Arial"/>
          <w:color w:val="2F2F2F"/>
        </w:rPr>
        <w:t>令牌需要在授权服务中使用</w:t>
      </w:r>
      <w:r>
        <w:rPr>
          <w:rFonts w:ascii="Arial" w:hAnsi="Arial" w:cs="Arial"/>
          <w:color w:val="2F2F2F"/>
        </w:rPr>
        <w:t xml:space="preserve"> JWTTokenStore</w:t>
      </w:r>
      <w:r>
        <w:rPr>
          <w:rFonts w:ascii="Arial" w:hAnsi="Arial" w:cs="Arial"/>
          <w:color w:val="2F2F2F"/>
        </w:rPr>
        <w:t>，资源服务器也需要一个解码</w:t>
      </w:r>
      <w:r>
        <w:rPr>
          <w:rFonts w:ascii="Arial" w:hAnsi="Arial" w:cs="Arial"/>
          <w:color w:val="2F2F2F"/>
        </w:rPr>
        <w:t xml:space="preserve"> Token </w:t>
      </w:r>
      <w:r>
        <w:rPr>
          <w:rFonts w:ascii="Arial" w:hAnsi="Arial" w:cs="Arial"/>
          <w:color w:val="2F2F2F"/>
        </w:rPr>
        <w:t>令牌的类</w:t>
      </w:r>
      <w:r>
        <w:rPr>
          <w:rFonts w:ascii="Arial" w:hAnsi="Arial" w:cs="Arial"/>
          <w:color w:val="2F2F2F"/>
        </w:rPr>
        <w:t xml:space="preserve"> JwtAccessTokenConverter</w:t>
      </w:r>
      <w:r>
        <w:rPr>
          <w:rFonts w:ascii="Arial" w:hAnsi="Arial" w:cs="Arial"/>
          <w:color w:val="2F2F2F"/>
        </w:rPr>
        <w:t>，</w:t>
      </w:r>
      <w:r>
        <w:rPr>
          <w:rFonts w:ascii="Arial" w:hAnsi="Arial" w:cs="Arial"/>
          <w:color w:val="2F2F2F"/>
        </w:rPr>
        <w:t xml:space="preserve">JwtTokenStore </w:t>
      </w:r>
      <w:r>
        <w:rPr>
          <w:rFonts w:ascii="Arial" w:hAnsi="Arial" w:cs="Arial"/>
          <w:color w:val="2F2F2F"/>
        </w:rPr>
        <w:t>依赖这个类进行编码以及解码，因此授权服务以及资源服务都需要配置这个转换类</w:t>
      </w:r>
    </w:p>
    <w:p w:rsidR="005F2E79" w:rsidRDefault="005F2E79" w:rsidP="00B6448D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 xml:space="preserve">Token </w:t>
      </w:r>
      <w:r>
        <w:rPr>
          <w:rFonts w:ascii="Arial" w:hAnsi="Arial" w:cs="Arial"/>
          <w:color w:val="2F2F2F"/>
        </w:rPr>
        <w:t>令牌默认是有签名的，并且资源服务器中需要验证这个签名，因此需要一个对称的</w:t>
      </w:r>
      <w:r>
        <w:rPr>
          <w:rFonts w:ascii="Arial" w:hAnsi="Arial" w:cs="Arial"/>
          <w:color w:val="2F2F2F"/>
        </w:rPr>
        <w:t xml:space="preserve"> Key </w:t>
      </w:r>
      <w:r>
        <w:rPr>
          <w:rFonts w:ascii="Arial" w:hAnsi="Arial" w:cs="Arial"/>
          <w:color w:val="2F2F2F"/>
        </w:rPr>
        <w:t>值，用来参与签名计算</w:t>
      </w:r>
    </w:p>
    <w:p w:rsidR="005F2E79" w:rsidRDefault="005F2E79" w:rsidP="00B6448D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这个</w:t>
      </w:r>
      <w:r>
        <w:rPr>
          <w:rFonts w:ascii="Arial" w:hAnsi="Arial" w:cs="Arial"/>
          <w:color w:val="2F2F2F"/>
        </w:rPr>
        <w:t xml:space="preserve"> Key </w:t>
      </w:r>
      <w:r>
        <w:rPr>
          <w:rFonts w:ascii="Arial" w:hAnsi="Arial" w:cs="Arial"/>
          <w:color w:val="2F2F2F"/>
        </w:rPr>
        <w:t>值存在于授权服务和资源服务之中，或者使用非对称加密算法加密</w:t>
      </w:r>
      <w:r>
        <w:rPr>
          <w:rFonts w:ascii="Arial" w:hAnsi="Arial" w:cs="Arial"/>
          <w:color w:val="2F2F2F"/>
        </w:rPr>
        <w:t xml:space="preserve"> Token </w:t>
      </w:r>
      <w:r>
        <w:rPr>
          <w:rFonts w:ascii="Arial" w:hAnsi="Arial" w:cs="Arial"/>
          <w:color w:val="2F2F2F"/>
        </w:rPr>
        <w:t>进行签名，</w:t>
      </w:r>
      <w:r>
        <w:rPr>
          <w:rFonts w:ascii="Arial" w:hAnsi="Arial" w:cs="Arial"/>
          <w:color w:val="2F2F2F"/>
        </w:rPr>
        <w:t xml:space="preserve">Public Key </w:t>
      </w:r>
      <w:r>
        <w:rPr>
          <w:rFonts w:ascii="Arial" w:hAnsi="Arial" w:cs="Arial"/>
          <w:color w:val="2F2F2F"/>
        </w:rPr>
        <w:t>公布在</w:t>
      </w:r>
      <w:r>
        <w:rPr>
          <w:rFonts w:ascii="Arial" w:hAnsi="Arial" w:cs="Arial"/>
          <w:color w:val="2F2F2F"/>
        </w:rPr>
        <w:t xml:space="preserve"> /oauth/token_key </w:t>
      </w:r>
      <w:r>
        <w:rPr>
          <w:rFonts w:ascii="Arial" w:hAnsi="Arial" w:cs="Arial"/>
          <w:color w:val="2F2F2F"/>
        </w:rPr>
        <w:t>这个</w:t>
      </w:r>
      <w:r>
        <w:rPr>
          <w:rFonts w:ascii="Arial" w:hAnsi="Arial" w:cs="Arial"/>
          <w:color w:val="2F2F2F"/>
        </w:rPr>
        <w:t xml:space="preserve"> URL </w:t>
      </w:r>
      <w:r>
        <w:rPr>
          <w:rFonts w:ascii="Arial" w:hAnsi="Arial" w:cs="Arial"/>
          <w:color w:val="2F2F2F"/>
        </w:rPr>
        <w:t>中</w:t>
      </w:r>
    </w:p>
    <w:p w:rsidR="005F2E79" w:rsidRDefault="005F2E79" w:rsidP="00B6448D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默认</w:t>
      </w:r>
      <w:r>
        <w:rPr>
          <w:rFonts w:ascii="Arial" w:hAnsi="Arial" w:cs="Arial"/>
          <w:color w:val="2F2F2F"/>
        </w:rPr>
        <w:t xml:space="preserve"> /oauth/token_key </w:t>
      </w:r>
      <w:r>
        <w:rPr>
          <w:rFonts w:ascii="Arial" w:hAnsi="Arial" w:cs="Arial"/>
          <w:color w:val="2F2F2F"/>
        </w:rPr>
        <w:t>的访问安全规则是</w:t>
      </w:r>
      <w:r>
        <w:rPr>
          <w:rFonts w:ascii="Arial" w:hAnsi="Arial" w:cs="Arial"/>
          <w:color w:val="2F2F2F"/>
        </w:rPr>
        <w:t xml:space="preserve"> "denyAll()" </w:t>
      </w:r>
      <w:r>
        <w:rPr>
          <w:rFonts w:ascii="Arial" w:hAnsi="Arial" w:cs="Arial"/>
          <w:color w:val="2F2F2F"/>
        </w:rPr>
        <w:t>即关闭的，可以注入一个标准的</w:t>
      </w:r>
      <w:r>
        <w:rPr>
          <w:rFonts w:ascii="Arial" w:hAnsi="Arial" w:cs="Arial"/>
          <w:color w:val="2F2F2F"/>
        </w:rPr>
        <w:t xml:space="preserve"> SpingEL </w:t>
      </w:r>
      <w:r>
        <w:rPr>
          <w:rFonts w:ascii="Arial" w:hAnsi="Arial" w:cs="Arial"/>
          <w:color w:val="2F2F2F"/>
        </w:rPr>
        <w:t>表达式到</w:t>
      </w:r>
      <w:r>
        <w:rPr>
          <w:rFonts w:ascii="Arial" w:hAnsi="Arial" w:cs="Arial"/>
          <w:color w:val="2F2F2F"/>
        </w:rPr>
        <w:t xml:space="preserve"> AuthorizationServerSecurityConfigurer </w:t>
      </w:r>
      <w:r>
        <w:rPr>
          <w:rFonts w:ascii="Arial" w:hAnsi="Arial" w:cs="Arial"/>
          <w:color w:val="2F2F2F"/>
        </w:rPr>
        <w:t>配置类中将它开启，例如</w:t>
      </w:r>
      <w:r>
        <w:rPr>
          <w:rFonts w:ascii="Arial" w:hAnsi="Arial" w:cs="Arial"/>
          <w:color w:val="2F2F2F"/>
        </w:rPr>
        <w:t xml:space="preserve"> permitAll()</w:t>
      </w:r>
    </w:p>
    <w:p w:rsidR="005F2E79" w:rsidRDefault="005F2E79" w:rsidP="00B6448D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Style w:val="a5"/>
          <w:rFonts w:ascii="Arial" w:hAnsi="Arial" w:cs="Arial"/>
          <w:color w:val="2F2F2F"/>
        </w:rPr>
        <w:t>需要引入</w:t>
      </w:r>
      <w:r>
        <w:rPr>
          <w:rStyle w:val="a5"/>
          <w:rFonts w:ascii="Arial" w:hAnsi="Arial" w:cs="Arial"/>
          <w:color w:val="2F2F2F"/>
        </w:rPr>
        <w:t xml:space="preserve"> spring-security-jwt </w:t>
      </w:r>
      <w:r>
        <w:rPr>
          <w:rStyle w:val="a5"/>
          <w:rFonts w:ascii="Arial" w:hAnsi="Arial" w:cs="Arial"/>
          <w:color w:val="2F2F2F"/>
        </w:rPr>
        <w:t>库</w:t>
      </w:r>
    </w:p>
    <w:p w:rsidR="005F2E79" w:rsidRDefault="005F2E79" w:rsidP="005F2E79">
      <w:pPr>
        <w:pStyle w:val="5"/>
        <w:shd w:val="clear" w:color="auto" w:fill="FFFFFF"/>
        <w:spacing w:before="0" w:after="225"/>
        <w:rPr>
          <w:rFonts w:ascii="inherit" w:hAnsi="inherit" w:cs="Arial"/>
          <w:color w:val="2F2F2F"/>
          <w:sz w:val="27"/>
          <w:szCs w:val="27"/>
        </w:rPr>
      </w:pPr>
      <w:r>
        <w:rPr>
          <w:rFonts w:ascii="inherit" w:hAnsi="inherit" w:cs="Arial"/>
          <w:color w:val="2F2F2F"/>
          <w:sz w:val="27"/>
          <w:szCs w:val="27"/>
        </w:rPr>
        <w:lastRenderedPageBreak/>
        <w:t>配置授权类型（</w:t>
      </w:r>
      <w:r>
        <w:rPr>
          <w:rFonts w:ascii="inherit" w:hAnsi="inherit" w:cs="Arial"/>
          <w:color w:val="2F2F2F"/>
          <w:sz w:val="27"/>
          <w:szCs w:val="27"/>
        </w:rPr>
        <w:t>Grant Types</w:t>
      </w:r>
      <w:r>
        <w:rPr>
          <w:rFonts w:ascii="inherit" w:hAnsi="inherit" w:cs="Arial"/>
          <w:color w:val="2F2F2F"/>
          <w:sz w:val="27"/>
          <w:szCs w:val="27"/>
        </w:rPr>
        <w:t>）</w:t>
      </w:r>
    </w:p>
    <w:p w:rsidR="005F2E79" w:rsidRDefault="005F2E79" w:rsidP="00B6448D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>授权是使用</w:t>
      </w:r>
      <w:r>
        <w:rPr>
          <w:rFonts w:ascii="Arial" w:hAnsi="Arial" w:cs="Arial"/>
          <w:color w:val="2F2F2F"/>
        </w:rPr>
        <w:t xml:space="preserve"> AuthorizationEndpoint </w:t>
      </w:r>
      <w:r>
        <w:rPr>
          <w:rFonts w:ascii="Arial" w:hAnsi="Arial" w:cs="Arial"/>
          <w:color w:val="2F2F2F"/>
        </w:rPr>
        <w:t>这个端点来进行控制的，使用</w:t>
      </w:r>
      <w:r>
        <w:rPr>
          <w:rFonts w:ascii="Arial" w:hAnsi="Arial" w:cs="Arial"/>
          <w:color w:val="2F2F2F"/>
        </w:rPr>
        <w:t xml:space="preserve"> AuthorizationServerEndpointsConfigurer </w:t>
      </w:r>
      <w:r>
        <w:rPr>
          <w:rFonts w:ascii="Arial" w:hAnsi="Arial" w:cs="Arial"/>
          <w:color w:val="2F2F2F"/>
        </w:rPr>
        <w:t>这个对象实例来进行配置，默认是支持除了密码授权外所有标准授权类型，它可配置以下属性：</w:t>
      </w:r>
    </w:p>
    <w:p w:rsidR="005F2E79" w:rsidRDefault="005F2E79" w:rsidP="00B6448D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authenticationManager</w:t>
      </w:r>
      <w:r>
        <w:rPr>
          <w:rFonts w:ascii="Arial" w:hAnsi="Arial" w:cs="Arial"/>
          <w:color w:val="2F2F2F"/>
        </w:rPr>
        <w:t>：认证管理器，当你选择了资源所有者密码（</w:t>
      </w:r>
      <w:r>
        <w:rPr>
          <w:rFonts w:ascii="Arial" w:hAnsi="Arial" w:cs="Arial"/>
          <w:color w:val="2F2F2F"/>
        </w:rPr>
        <w:t>password</w:t>
      </w:r>
      <w:r>
        <w:rPr>
          <w:rFonts w:ascii="Arial" w:hAnsi="Arial" w:cs="Arial"/>
          <w:color w:val="2F2F2F"/>
        </w:rPr>
        <w:t>）授权类型的时候，请设置这个属性注入一个</w:t>
      </w:r>
      <w:r>
        <w:rPr>
          <w:rFonts w:ascii="Arial" w:hAnsi="Arial" w:cs="Arial"/>
          <w:color w:val="2F2F2F"/>
        </w:rPr>
        <w:t xml:space="preserve"> AuthenticationManager </w:t>
      </w:r>
      <w:r>
        <w:rPr>
          <w:rFonts w:ascii="Arial" w:hAnsi="Arial" w:cs="Arial"/>
          <w:color w:val="2F2F2F"/>
        </w:rPr>
        <w:t>对象</w:t>
      </w:r>
    </w:p>
    <w:p w:rsidR="005F2E79" w:rsidRDefault="005F2E79" w:rsidP="00B6448D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userDetailsService</w:t>
      </w:r>
      <w:r>
        <w:rPr>
          <w:rFonts w:ascii="Arial" w:hAnsi="Arial" w:cs="Arial"/>
          <w:color w:val="2F2F2F"/>
        </w:rPr>
        <w:t>：可定义自己的</w:t>
      </w:r>
      <w:r>
        <w:rPr>
          <w:rFonts w:ascii="Arial" w:hAnsi="Arial" w:cs="Arial"/>
          <w:color w:val="2F2F2F"/>
        </w:rPr>
        <w:t xml:space="preserve"> UserDetailsService </w:t>
      </w:r>
      <w:r>
        <w:rPr>
          <w:rFonts w:ascii="Arial" w:hAnsi="Arial" w:cs="Arial"/>
          <w:color w:val="2F2F2F"/>
        </w:rPr>
        <w:t>接口实现</w:t>
      </w:r>
    </w:p>
    <w:p w:rsidR="005F2E79" w:rsidRDefault="005F2E79" w:rsidP="00B6448D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authorizationCodeServices</w:t>
      </w:r>
      <w:r>
        <w:rPr>
          <w:rFonts w:ascii="Arial" w:hAnsi="Arial" w:cs="Arial"/>
          <w:color w:val="2F2F2F"/>
        </w:rPr>
        <w:t>：用来设置收取码服务的（即</w:t>
      </w:r>
      <w:r>
        <w:rPr>
          <w:rFonts w:ascii="Arial" w:hAnsi="Arial" w:cs="Arial"/>
          <w:color w:val="2F2F2F"/>
        </w:rPr>
        <w:t xml:space="preserve"> AuthorizationCodeServices </w:t>
      </w:r>
      <w:r>
        <w:rPr>
          <w:rFonts w:ascii="Arial" w:hAnsi="Arial" w:cs="Arial"/>
          <w:color w:val="2F2F2F"/>
        </w:rPr>
        <w:t>的实例对象），主要用于</w:t>
      </w:r>
      <w:r>
        <w:rPr>
          <w:rFonts w:ascii="Arial" w:hAnsi="Arial" w:cs="Arial"/>
          <w:color w:val="2F2F2F"/>
        </w:rPr>
        <w:t xml:space="preserve"> "authorization_code" </w:t>
      </w:r>
      <w:r>
        <w:rPr>
          <w:rFonts w:ascii="Arial" w:hAnsi="Arial" w:cs="Arial"/>
          <w:color w:val="2F2F2F"/>
        </w:rPr>
        <w:t>授权码类型模式</w:t>
      </w:r>
    </w:p>
    <w:p w:rsidR="005F2E79" w:rsidRDefault="005F2E79" w:rsidP="00B6448D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implicitGrantService</w:t>
      </w:r>
      <w:r>
        <w:rPr>
          <w:rFonts w:ascii="Arial" w:hAnsi="Arial" w:cs="Arial"/>
          <w:color w:val="2F2F2F"/>
        </w:rPr>
        <w:t>：这个属性用于设置隐式授权模式，用来管理隐式授权模式的状态</w:t>
      </w:r>
    </w:p>
    <w:p w:rsidR="005F2E79" w:rsidRDefault="005F2E79" w:rsidP="00B6448D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tokenGranter</w:t>
      </w:r>
      <w:r>
        <w:rPr>
          <w:rFonts w:ascii="Arial" w:hAnsi="Arial" w:cs="Arial"/>
          <w:color w:val="2F2F2F"/>
        </w:rPr>
        <w:t>：完全自定义授权服务实现（</w:t>
      </w:r>
      <w:r>
        <w:rPr>
          <w:rFonts w:ascii="Arial" w:hAnsi="Arial" w:cs="Arial"/>
          <w:color w:val="2F2F2F"/>
        </w:rPr>
        <w:t xml:space="preserve">TokenGranter </w:t>
      </w:r>
      <w:r>
        <w:rPr>
          <w:rFonts w:ascii="Arial" w:hAnsi="Arial" w:cs="Arial"/>
          <w:color w:val="2F2F2F"/>
        </w:rPr>
        <w:t>接口实现），只有当标准的四种授权模式已无法满足需求时</w:t>
      </w:r>
    </w:p>
    <w:p w:rsidR="005F2E79" w:rsidRDefault="005F2E79" w:rsidP="005F2E79">
      <w:pPr>
        <w:pStyle w:val="5"/>
        <w:shd w:val="clear" w:color="auto" w:fill="FFFFFF"/>
        <w:spacing w:before="0" w:after="225"/>
        <w:rPr>
          <w:rFonts w:ascii="inherit" w:hAnsi="inherit" w:cs="Arial"/>
          <w:color w:val="2F2F2F"/>
          <w:sz w:val="27"/>
          <w:szCs w:val="27"/>
        </w:rPr>
      </w:pPr>
      <w:r>
        <w:rPr>
          <w:rFonts w:ascii="inherit" w:hAnsi="inherit" w:cs="Arial"/>
          <w:color w:val="2F2F2F"/>
          <w:sz w:val="27"/>
          <w:szCs w:val="27"/>
        </w:rPr>
        <w:t>配置授权端点</w:t>
      </w:r>
      <w:r>
        <w:rPr>
          <w:rFonts w:ascii="inherit" w:hAnsi="inherit" w:cs="Arial"/>
          <w:color w:val="2F2F2F"/>
          <w:sz w:val="27"/>
          <w:szCs w:val="27"/>
        </w:rPr>
        <w:t xml:space="preserve"> URL</w:t>
      </w:r>
      <w:r>
        <w:rPr>
          <w:rFonts w:ascii="inherit" w:hAnsi="inherit" w:cs="Arial"/>
          <w:color w:val="2F2F2F"/>
          <w:sz w:val="27"/>
          <w:szCs w:val="27"/>
        </w:rPr>
        <w:t>（</w:t>
      </w:r>
      <w:r>
        <w:rPr>
          <w:rFonts w:ascii="inherit" w:hAnsi="inherit" w:cs="Arial"/>
          <w:color w:val="2F2F2F"/>
          <w:sz w:val="27"/>
          <w:szCs w:val="27"/>
        </w:rPr>
        <w:t>Endpoint URLs</w:t>
      </w:r>
      <w:r>
        <w:rPr>
          <w:rFonts w:ascii="inherit" w:hAnsi="inherit" w:cs="Arial"/>
          <w:color w:val="2F2F2F"/>
          <w:sz w:val="27"/>
          <w:szCs w:val="27"/>
        </w:rPr>
        <w:t>）</w:t>
      </w:r>
    </w:p>
    <w:p w:rsidR="005F2E79" w:rsidRDefault="005F2E79" w:rsidP="00B6448D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 xml:space="preserve">AuthorizationServerEndpointsConfigurer </w:t>
      </w:r>
      <w:r>
        <w:rPr>
          <w:rFonts w:ascii="Arial" w:hAnsi="Arial" w:cs="Arial"/>
          <w:color w:val="2F2F2F"/>
        </w:rPr>
        <w:t>配置对象有一个</w:t>
      </w:r>
      <w:r>
        <w:rPr>
          <w:rFonts w:ascii="Arial" w:hAnsi="Arial" w:cs="Arial"/>
          <w:color w:val="2F2F2F"/>
        </w:rPr>
        <w:t xml:space="preserve"> pathMapping() </w:t>
      </w:r>
      <w:r>
        <w:rPr>
          <w:rFonts w:ascii="Arial" w:hAnsi="Arial" w:cs="Arial"/>
          <w:color w:val="2F2F2F"/>
        </w:rPr>
        <w:t>方法用来配置端点的</w:t>
      </w:r>
      <w:r>
        <w:rPr>
          <w:rFonts w:ascii="Arial" w:hAnsi="Arial" w:cs="Arial"/>
          <w:color w:val="2F2F2F"/>
        </w:rPr>
        <w:t xml:space="preserve"> URL</w:t>
      </w:r>
      <w:r>
        <w:rPr>
          <w:rFonts w:ascii="Arial" w:hAnsi="Arial" w:cs="Arial"/>
          <w:color w:val="2F2F2F"/>
        </w:rPr>
        <w:t>，它有两个参数：</w:t>
      </w:r>
    </w:p>
    <w:p w:rsidR="005F2E79" w:rsidRDefault="005F2E79" w:rsidP="00B6448D">
      <w:pPr>
        <w:widowControl/>
        <w:numPr>
          <w:ilvl w:val="1"/>
          <w:numId w:val="17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参数一：端点</w:t>
      </w:r>
      <w:r>
        <w:rPr>
          <w:rFonts w:ascii="Arial" w:hAnsi="Arial" w:cs="Arial"/>
          <w:color w:val="2F2F2F"/>
        </w:rPr>
        <w:t xml:space="preserve"> URL </w:t>
      </w:r>
      <w:r>
        <w:rPr>
          <w:rFonts w:ascii="Arial" w:hAnsi="Arial" w:cs="Arial"/>
          <w:color w:val="2F2F2F"/>
        </w:rPr>
        <w:t>默认链接</w:t>
      </w:r>
    </w:p>
    <w:p w:rsidR="005F2E79" w:rsidRDefault="005F2E79" w:rsidP="00B6448D">
      <w:pPr>
        <w:widowControl/>
        <w:numPr>
          <w:ilvl w:val="1"/>
          <w:numId w:val="17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参数二：替代的</w:t>
      </w:r>
      <w:r>
        <w:rPr>
          <w:rFonts w:ascii="Arial" w:hAnsi="Arial" w:cs="Arial"/>
          <w:color w:val="2F2F2F"/>
        </w:rPr>
        <w:t xml:space="preserve"> URL </w:t>
      </w:r>
      <w:r>
        <w:rPr>
          <w:rFonts w:ascii="Arial" w:hAnsi="Arial" w:cs="Arial"/>
          <w:color w:val="2F2F2F"/>
        </w:rPr>
        <w:t>链接</w:t>
      </w:r>
    </w:p>
    <w:p w:rsidR="005F2E79" w:rsidRDefault="005F2E79" w:rsidP="00B6448D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下面是一些默认的端点</w:t>
      </w:r>
      <w:r>
        <w:rPr>
          <w:rFonts w:ascii="Arial" w:hAnsi="Arial" w:cs="Arial"/>
          <w:color w:val="2F2F2F"/>
        </w:rPr>
        <w:t xml:space="preserve"> URL</w:t>
      </w:r>
      <w:r>
        <w:rPr>
          <w:rFonts w:ascii="Arial" w:hAnsi="Arial" w:cs="Arial"/>
          <w:color w:val="2F2F2F"/>
        </w:rPr>
        <w:t>：</w:t>
      </w:r>
    </w:p>
    <w:p w:rsidR="005F2E79" w:rsidRDefault="005F2E79" w:rsidP="00B6448D">
      <w:pPr>
        <w:widowControl/>
        <w:numPr>
          <w:ilvl w:val="1"/>
          <w:numId w:val="17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/oauth/authorize</w:t>
      </w:r>
      <w:r>
        <w:rPr>
          <w:rFonts w:ascii="Arial" w:hAnsi="Arial" w:cs="Arial"/>
          <w:color w:val="2F2F2F"/>
        </w:rPr>
        <w:t>：授权端点</w:t>
      </w:r>
    </w:p>
    <w:p w:rsidR="005F2E79" w:rsidRDefault="005F2E79" w:rsidP="00B6448D">
      <w:pPr>
        <w:widowControl/>
        <w:numPr>
          <w:ilvl w:val="1"/>
          <w:numId w:val="17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/oauth/token</w:t>
      </w:r>
      <w:r>
        <w:rPr>
          <w:rFonts w:ascii="Arial" w:hAnsi="Arial" w:cs="Arial"/>
          <w:color w:val="2F2F2F"/>
        </w:rPr>
        <w:t>：令牌端点</w:t>
      </w:r>
    </w:p>
    <w:p w:rsidR="005F2E79" w:rsidRDefault="005F2E79" w:rsidP="00B6448D">
      <w:pPr>
        <w:widowControl/>
        <w:numPr>
          <w:ilvl w:val="1"/>
          <w:numId w:val="17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/oauth/confirm_access</w:t>
      </w:r>
      <w:r>
        <w:rPr>
          <w:rFonts w:ascii="Arial" w:hAnsi="Arial" w:cs="Arial"/>
          <w:color w:val="2F2F2F"/>
        </w:rPr>
        <w:t>：用户确认授权提交端点</w:t>
      </w:r>
    </w:p>
    <w:p w:rsidR="005F2E79" w:rsidRDefault="005F2E79" w:rsidP="00B6448D">
      <w:pPr>
        <w:widowControl/>
        <w:numPr>
          <w:ilvl w:val="1"/>
          <w:numId w:val="17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/oauth/error</w:t>
      </w:r>
      <w:r>
        <w:rPr>
          <w:rFonts w:ascii="Arial" w:hAnsi="Arial" w:cs="Arial"/>
          <w:color w:val="2F2F2F"/>
        </w:rPr>
        <w:t>：授权服务错误信息端点</w:t>
      </w:r>
    </w:p>
    <w:p w:rsidR="005F2E79" w:rsidRDefault="005F2E79" w:rsidP="00B6448D">
      <w:pPr>
        <w:widowControl/>
        <w:numPr>
          <w:ilvl w:val="1"/>
          <w:numId w:val="17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/oauth/check_token</w:t>
      </w:r>
      <w:r>
        <w:rPr>
          <w:rFonts w:ascii="Arial" w:hAnsi="Arial" w:cs="Arial"/>
          <w:color w:val="2F2F2F"/>
        </w:rPr>
        <w:t>：用于资源服务访问的令牌解析端点</w:t>
      </w:r>
    </w:p>
    <w:p w:rsidR="005F2E79" w:rsidRDefault="005F2E79" w:rsidP="00B6448D">
      <w:pPr>
        <w:widowControl/>
        <w:numPr>
          <w:ilvl w:val="1"/>
          <w:numId w:val="17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/oauth/token_key</w:t>
      </w:r>
      <w:r>
        <w:rPr>
          <w:rFonts w:ascii="Arial" w:hAnsi="Arial" w:cs="Arial"/>
          <w:color w:val="2F2F2F"/>
        </w:rPr>
        <w:t>：提供公有密匙的端点，如果你使用</w:t>
      </w:r>
      <w:r>
        <w:rPr>
          <w:rFonts w:ascii="Arial" w:hAnsi="Arial" w:cs="Arial"/>
          <w:color w:val="2F2F2F"/>
        </w:rPr>
        <w:t>JWT</w:t>
      </w:r>
      <w:r>
        <w:rPr>
          <w:rFonts w:ascii="Arial" w:hAnsi="Arial" w:cs="Arial"/>
          <w:color w:val="2F2F2F"/>
        </w:rPr>
        <w:t>令牌的话</w:t>
      </w:r>
    </w:p>
    <w:p w:rsidR="005F2E79" w:rsidRDefault="005F2E79" w:rsidP="00B6448D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授权端点的</w:t>
      </w:r>
      <w:r>
        <w:rPr>
          <w:rFonts w:ascii="Arial" w:hAnsi="Arial" w:cs="Arial"/>
          <w:color w:val="2F2F2F"/>
        </w:rPr>
        <w:t xml:space="preserve"> URL </w:t>
      </w:r>
      <w:r>
        <w:rPr>
          <w:rFonts w:ascii="Arial" w:hAnsi="Arial" w:cs="Arial"/>
          <w:color w:val="2F2F2F"/>
        </w:rPr>
        <w:t>应该被</w:t>
      </w:r>
      <w:r>
        <w:rPr>
          <w:rFonts w:ascii="Arial" w:hAnsi="Arial" w:cs="Arial"/>
          <w:color w:val="2F2F2F"/>
        </w:rPr>
        <w:t xml:space="preserve"> Spring Security </w:t>
      </w:r>
      <w:r>
        <w:rPr>
          <w:rFonts w:ascii="Arial" w:hAnsi="Arial" w:cs="Arial"/>
          <w:color w:val="2F2F2F"/>
        </w:rPr>
        <w:t>保护起来只供授权用户访问</w:t>
      </w:r>
    </w:p>
    <w:p w:rsidR="005F2E79" w:rsidRDefault="005F2E79" w:rsidP="005F2E79">
      <w:pPr>
        <w:pStyle w:val="3"/>
        <w:shd w:val="clear" w:color="auto" w:fill="FFFFFF"/>
        <w:spacing w:before="0" w:beforeAutospacing="0" w:after="225" w:afterAutospacing="0"/>
        <w:rPr>
          <w:rFonts w:ascii="inherit" w:hAnsi="inherit" w:cs="Arial"/>
          <w:color w:val="2F2F2F"/>
          <w:sz w:val="33"/>
          <w:szCs w:val="33"/>
        </w:rPr>
      </w:pPr>
      <w:r>
        <w:rPr>
          <w:rFonts w:ascii="inherit" w:hAnsi="inherit" w:cs="Arial"/>
          <w:color w:val="2F2F2F"/>
          <w:sz w:val="33"/>
          <w:szCs w:val="33"/>
        </w:rPr>
        <w:lastRenderedPageBreak/>
        <w:t>代码案例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引入依赖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dependency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groupId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org.springframework.cloud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groupId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artifactId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spring-cloud-starter-oauth2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artifactId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dependency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dependency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groupId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org.springframework.boot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groupId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artifactId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spring-boot-starter-security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artifactId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dependency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4"/>
        <w:shd w:val="clear" w:color="auto" w:fill="FFFFFF"/>
        <w:spacing w:before="0" w:after="225"/>
        <w:rPr>
          <w:rFonts w:ascii="inherit" w:hAnsi="inherit" w:cs="Arial"/>
          <w:color w:val="2F2F2F"/>
          <w:sz w:val="30"/>
          <w:szCs w:val="30"/>
        </w:rPr>
      </w:pPr>
      <w:r>
        <w:rPr>
          <w:rFonts w:ascii="inherit" w:hAnsi="inherit" w:cs="Arial"/>
          <w:color w:val="2F2F2F"/>
          <w:sz w:val="30"/>
          <w:szCs w:val="30"/>
        </w:rPr>
        <w:t>基于内存存储令牌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配置授权服务类，创建一个类继承</w:t>
      </w:r>
      <w:r>
        <w:rPr>
          <w:rFonts w:ascii="Arial" w:hAnsi="Arial" w:cs="Arial"/>
          <w:color w:val="2F2F2F"/>
        </w:rPr>
        <w:t xml:space="preserve"> AuthorizationServerConfigurerAdapter </w:t>
      </w:r>
      <w:r>
        <w:rPr>
          <w:rFonts w:ascii="Arial" w:hAnsi="Arial" w:cs="Arial"/>
          <w:color w:val="2F2F2F"/>
        </w:rPr>
        <w:t>并添加</w:t>
      </w:r>
      <w:r>
        <w:rPr>
          <w:rFonts w:ascii="Arial" w:hAnsi="Arial" w:cs="Arial"/>
          <w:color w:val="2F2F2F"/>
        </w:rPr>
        <w:t xml:space="preserve"> @EnableAuthorizationServer </w:t>
      </w:r>
      <w:r>
        <w:rPr>
          <w:rFonts w:ascii="Arial" w:hAnsi="Arial" w:cs="Arial"/>
          <w:color w:val="2F2F2F"/>
        </w:rPr>
        <w:t>注解，添加客户端信息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@Configuration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@EnableAuthorizationServer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class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OAuth2AuthorizationServerConfig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extends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AuthorizationServerConfigurerAdapter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@Override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configure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(ClientDetailsServiceConfigurer clients)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throws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Exception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添加客户端信息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clients.inMemory()         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使用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in-memory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存储客户端信息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.withClient(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"client"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 client_id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.secret(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"secret"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          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 client_secret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        .authorizedGrantTypes(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"authorization_code"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该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client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允许的授权类型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.scopes(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"app"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);            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允许的授权范围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}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修改配置文件，设置</w:t>
      </w:r>
      <w:r>
        <w:rPr>
          <w:rFonts w:ascii="Arial" w:hAnsi="Arial" w:cs="Arial"/>
          <w:color w:val="2F2F2F"/>
        </w:rPr>
        <w:t xml:space="preserve"> Security </w:t>
      </w:r>
      <w:r>
        <w:rPr>
          <w:rFonts w:ascii="Arial" w:hAnsi="Arial" w:cs="Arial"/>
          <w:color w:val="2F2F2F"/>
        </w:rPr>
        <w:t>密码为</w:t>
      </w:r>
      <w:r>
        <w:rPr>
          <w:rFonts w:ascii="Arial" w:hAnsi="Arial" w:cs="Arial"/>
          <w:color w:val="2F2F2F"/>
        </w:rPr>
        <w:t xml:space="preserve"> password</w:t>
      </w:r>
      <w:r>
        <w:rPr>
          <w:rFonts w:ascii="Arial" w:hAnsi="Arial" w:cs="Arial"/>
          <w:color w:val="2F2F2F"/>
        </w:rPr>
        <w:t>，用户名为</w:t>
      </w:r>
      <w:r>
        <w:rPr>
          <w:rFonts w:ascii="Arial" w:hAnsi="Arial" w:cs="Arial"/>
          <w:color w:val="2F2F2F"/>
        </w:rPr>
        <w:t xml:space="preserve"> root</w:t>
      </w:r>
      <w:r>
        <w:rPr>
          <w:rFonts w:ascii="Arial" w:hAnsi="Arial" w:cs="Arial"/>
          <w:color w:val="2F2F2F"/>
        </w:rPr>
        <w:t>，相当于一个资源拥有者（用户）的账号密码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security: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user: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name: root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password: 1234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server: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port: 8081</w:t>
      </w:r>
    </w:p>
    <w:p w:rsidR="005F2E79" w:rsidRDefault="005F2E79" w:rsidP="005F2E79">
      <w:pPr>
        <w:pStyle w:val="5"/>
        <w:shd w:val="clear" w:color="auto" w:fill="FFFFFF"/>
        <w:spacing w:before="0" w:after="225"/>
        <w:rPr>
          <w:rFonts w:ascii="inherit" w:hAnsi="inherit" w:cs="Arial"/>
          <w:color w:val="2F2F2F"/>
          <w:sz w:val="27"/>
          <w:szCs w:val="27"/>
        </w:rPr>
      </w:pPr>
      <w:r>
        <w:rPr>
          <w:rFonts w:ascii="inherit" w:hAnsi="inherit" w:cs="Arial"/>
          <w:color w:val="2F2F2F"/>
          <w:sz w:val="27"/>
          <w:szCs w:val="27"/>
        </w:rPr>
        <w:t>测试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通过浏览器模拟客户端访问授权端点</w:t>
      </w:r>
      <w:r>
        <w:rPr>
          <w:rFonts w:ascii="Arial" w:hAnsi="Arial" w:cs="Arial"/>
          <w:color w:val="2F2F2F"/>
        </w:rPr>
        <w:t xml:space="preserve"> /oauth/authorize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#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（该步骤为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**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授权码模式中的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A**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），需要附上客户端申请认证的参数（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**A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步骤中所包含的参数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**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）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localhost:</w:t>
      </w:r>
      <w:r>
        <w:rPr>
          <w:rStyle w:val="hljs-number"/>
          <w:rFonts w:ascii="Consolas" w:hAnsi="Consolas"/>
          <w:color w:val="2AA198"/>
          <w:sz w:val="18"/>
          <w:szCs w:val="18"/>
          <w:bdr w:val="none" w:sz="0" w:space="0" w:color="auto" w:frame="1"/>
        </w:rPr>
        <w:t>8081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/oauth/authorize?client_id=client&amp;response_type=code&amp;redirect_uri=http: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//www.baidu.com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进入用户登陆页面（该步骤为</w:t>
      </w:r>
      <w:r>
        <w:rPr>
          <w:rStyle w:val="a5"/>
          <w:rFonts w:ascii="Arial" w:hAnsi="Arial" w:cs="Arial"/>
          <w:color w:val="2F2F2F"/>
        </w:rPr>
        <w:t>授权码模式中的</w:t>
      </w:r>
      <w:r>
        <w:rPr>
          <w:rStyle w:val="a5"/>
          <w:rFonts w:ascii="Arial" w:hAnsi="Arial" w:cs="Arial"/>
          <w:color w:val="2F2F2F"/>
        </w:rPr>
        <w:t>B</w:t>
      </w:r>
      <w:r>
        <w:rPr>
          <w:rFonts w:ascii="Arial" w:hAnsi="Arial" w:cs="Arial"/>
          <w:color w:val="2F2F2F"/>
        </w:rPr>
        <w:t>）</w:t>
      </w:r>
    </w:p>
    <w:p w:rsidR="005F2E79" w:rsidRDefault="005F2E79" w:rsidP="005F2E79">
      <w:pPr>
        <w:jc w:val="center"/>
        <w:rPr>
          <w:rFonts w:ascii="Arial" w:hAnsi="Arial" w:cs="Arial"/>
          <w:color w:val="2F2F2F"/>
        </w:rPr>
      </w:pPr>
      <w:r>
        <w:rPr>
          <w:rFonts w:ascii="Arial" w:hAnsi="Arial" w:cs="Arial"/>
          <w:noProof/>
          <w:color w:val="2F2F2F"/>
        </w:rPr>
        <w:lastRenderedPageBreak/>
        <w:drawing>
          <wp:inline distT="0" distB="0" distL="0" distR="0">
            <wp:extent cx="6666865" cy="5391150"/>
            <wp:effectExtent l="0" t="0" r="635" b="0"/>
            <wp:docPr id="11" name="图片 11" descr="https://upload-images.jianshu.io/upload_images/9434708-8539194fc070b476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-images.jianshu.io/upload_images/9434708-8539194fc070b476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E79" w:rsidRDefault="005F2E79" w:rsidP="005F2E79">
      <w:pPr>
        <w:shd w:val="clear" w:color="auto" w:fill="FFFFFF"/>
        <w:jc w:val="center"/>
        <w:rPr>
          <w:rFonts w:ascii="Arial" w:hAnsi="Arial" w:cs="Arial"/>
          <w:color w:val="969696"/>
          <w:szCs w:val="21"/>
        </w:rPr>
      </w:pPr>
      <w:r>
        <w:rPr>
          <w:rFonts w:ascii="Arial" w:hAnsi="Arial" w:cs="Arial"/>
          <w:color w:val="969696"/>
          <w:szCs w:val="21"/>
        </w:rPr>
        <w:t>0gXCQ-1.png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输入</w:t>
      </w:r>
      <w:r>
        <w:rPr>
          <w:rFonts w:ascii="Arial" w:hAnsi="Arial" w:cs="Arial"/>
          <w:color w:val="2F2F2F"/>
        </w:rPr>
        <w:t xml:space="preserve"> root 1234 </w:t>
      </w:r>
      <w:r>
        <w:rPr>
          <w:rFonts w:ascii="Arial" w:hAnsi="Arial" w:cs="Arial"/>
          <w:color w:val="2F2F2F"/>
        </w:rPr>
        <w:t>登陆后会进入下面页面，询问用户是否授权客户端（该步骤为</w:t>
      </w:r>
      <w:r>
        <w:rPr>
          <w:rStyle w:val="a5"/>
          <w:rFonts w:ascii="Arial" w:hAnsi="Arial" w:cs="Arial"/>
          <w:color w:val="2F2F2F"/>
        </w:rPr>
        <w:t>授权码模式中的</w:t>
      </w:r>
      <w:r>
        <w:rPr>
          <w:rStyle w:val="a5"/>
          <w:rFonts w:ascii="Arial" w:hAnsi="Arial" w:cs="Arial"/>
          <w:color w:val="2F2F2F"/>
        </w:rPr>
        <w:t>C</w:t>
      </w:r>
      <w:r>
        <w:rPr>
          <w:rFonts w:ascii="Arial" w:hAnsi="Arial" w:cs="Arial"/>
          <w:color w:val="2F2F2F"/>
        </w:rPr>
        <w:t>）</w:t>
      </w:r>
    </w:p>
    <w:p w:rsidR="005F2E79" w:rsidRDefault="005F2E79" w:rsidP="005F2E79">
      <w:pPr>
        <w:jc w:val="center"/>
        <w:rPr>
          <w:rFonts w:ascii="Arial" w:hAnsi="Arial" w:cs="Arial"/>
          <w:color w:val="2F2F2F"/>
        </w:rPr>
      </w:pPr>
      <w:r>
        <w:rPr>
          <w:rFonts w:ascii="Arial" w:hAnsi="Arial" w:cs="Arial"/>
          <w:noProof/>
          <w:color w:val="2F2F2F"/>
        </w:rPr>
        <w:lastRenderedPageBreak/>
        <w:drawing>
          <wp:inline distT="0" distB="0" distL="0" distR="0">
            <wp:extent cx="6666865" cy="3486785"/>
            <wp:effectExtent l="0" t="0" r="635" b="0"/>
            <wp:docPr id="10" name="图片 10" descr="https://upload-images.jianshu.io/upload_images/9434708-be1a6be0d0c9e575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-images.jianshu.io/upload_images/9434708-be1a6be0d0c9e575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E79" w:rsidRDefault="005F2E79" w:rsidP="005F2E79">
      <w:pPr>
        <w:shd w:val="clear" w:color="auto" w:fill="FFFFFF"/>
        <w:jc w:val="center"/>
        <w:rPr>
          <w:rFonts w:ascii="Arial" w:hAnsi="Arial" w:cs="Arial"/>
          <w:color w:val="969696"/>
          <w:szCs w:val="21"/>
        </w:rPr>
      </w:pPr>
      <w:r>
        <w:rPr>
          <w:rFonts w:ascii="Arial" w:hAnsi="Arial" w:cs="Arial"/>
          <w:color w:val="969696"/>
          <w:szCs w:val="21"/>
        </w:rPr>
        <w:t>0g0kS.png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勾选授权后点击按钮会跳转到百度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#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（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**A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步骤中包含的参数定义了重定向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URL**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），并在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URL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中包含一个授权码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https: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//www.baidu.com/?code=mhlA24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客户端拿到授权码后，附上先前设置的重定向</w:t>
      </w:r>
      <w:r>
        <w:rPr>
          <w:rFonts w:ascii="Arial" w:hAnsi="Arial" w:cs="Arial"/>
          <w:color w:val="2F2F2F"/>
        </w:rPr>
        <w:t xml:space="preserve"> URL </w:t>
      </w:r>
      <w:r>
        <w:rPr>
          <w:rFonts w:ascii="Arial" w:hAnsi="Arial" w:cs="Arial"/>
          <w:color w:val="2F2F2F"/>
        </w:rPr>
        <w:t>向服务器申请令牌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#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（该步骤为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**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授权码模式中的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D**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）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,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通过令牌端点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 /oauth/token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#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使用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 CURL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工具发送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 POST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命令，授权码模式不需要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 client_sercet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，因此该值可以为任意值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curl -X POST -H 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"Content-Type: application/x-www-form-urlencoded"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-d 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'grant_type=authorization_code&amp;code=Li4NZo&amp;redirect_uri=http://www.baidu.com'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"http://client:secret@localhost:8081/oauth/token"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返回令牌如下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  <w:r>
        <w:rPr>
          <w:rStyle w:val="hljs-attr"/>
          <w:rFonts w:ascii="Consolas" w:hAnsi="Consolas"/>
          <w:color w:val="657B83"/>
          <w:sz w:val="18"/>
          <w:szCs w:val="18"/>
          <w:bdr w:val="none" w:sz="0" w:space="0" w:color="auto" w:frame="1"/>
        </w:rPr>
        <w:t>"access_token"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"d0e2f362-3bfd-43bb-a6ca-b6cb1b8ea9ee"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,</w:t>
      </w:r>
      <w:r>
        <w:rPr>
          <w:rStyle w:val="hljs-attr"/>
          <w:rFonts w:ascii="Consolas" w:hAnsi="Consolas"/>
          <w:color w:val="657B83"/>
          <w:sz w:val="18"/>
          <w:szCs w:val="18"/>
          <w:bdr w:val="none" w:sz="0" w:space="0" w:color="auto" w:frame="1"/>
        </w:rPr>
        <w:t>"token_type"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"bearer"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,</w:t>
      </w:r>
      <w:r>
        <w:rPr>
          <w:rStyle w:val="hljs-attr"/>
          <w:rFonts w:ascii="Consolas" w:hAnsi="Consolas"/>
          <w:color w:val="657B83"/>
          <w:sz w:val="18"/>
          <w:szCs w:val="18"/>
          <w:bdr w:val="none" w:sz="0" w:space="0" w:color="auto" w:frame="1"/>
        </w:rPr>
        <w:t>"expires_in"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2AA198"/>
          <w:sz w:val="18"/>
          <w:szCs w:val="18"/>
          <w:bdr w:val="none" w:sz="0" w:space="0" w:color="auto" w:frame="1"/>
        </w:rPr>
        <w:t>43199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,</w:t>
      </w:r>
      <w:r>
        <w:rPr>
          <w:rStyle w:val="hljs-attr"/>
          <w:rFonts w:ascii="Consolas" w:hAnsi="Consolas"/>
          <w:color w:val="657B83"/>
          <w:sz w:val="18"/>
          <w:szCs w:val="18"/>
          <w:bdr w:val="none" w:sz="0" w:space="0" w:color="auto" w:frame="1"/>
        </w:rPr>
        <w:t>"scope"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"app"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}</w:t>
      </w:r>
    </w:p>
    <w:p w:rsidR="005F2E79" w:rsidRDefault="005F2E79" w:rsidP="005F2E79">
      <w:pPr>
        <w:pStyle w:val="4"/>
        <w:shd w:val="clear" w:color="auto" w:fill="FFFFFF"/>
        <w:spacing w:before="0" w:after="225"/>
        <w:rPr>
          <w:rFonts w:ascii="inherit" w:hAnsi="inherit" w:cs="Arial"/>
          <w:color w:val="2F2F2F"/>
          <w:sz w:val="30"/>
          <w:szCs w:val="30"/>
        </w:rPr>
      </w:pPr>
      <w:r>
        <w:rPr>
          <w:rFonts w:ascii="inherit" w:hAnsi="inherit" w:cs="Arial"/>
          <w:color w:val="2F2F2F"/>
          <w:sz w:val="30"/>
          <w:szCs w:val="30"/>
        </w:rPr>
        <w:lastRenderedPageBreak/>
        <w:t>基于</w:t>
      </w:r>
      <w:r>
        <w:rPr>
          <w:rFonts w:ascii="inherit" w:hAnsi="inherit" w:cs="Arial"/>
          <w:color w:val="2F2F2F"/>
          <w:sz w:val="30"/>
          <w:szCs w:val="30"/>
        </w:rPr>
        <w:t>JDBC</w:t>
      </w:r>
      <w:r>
        <w:rPr>
          <w:rFonts w:ascii="inherit" w:hAnsi="inherit" w:cs="Arial"/>
          <w:color w:val="2F2F2F"/>
          <w:sz w:val="30"/>
          <w:szCs w:val="30"/>
        </w:rPr>
        <w:t>存储令牌</w:t>
      </w:r>
    </w:p>
    <w:p w:rsidR="005F2E79" w:rsidRDefault="005F2E79" w:rsidP="00B6448D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 xml:space="preserve">Spring Cloud Security OAuth </w:t>
      </w:r>
      <w:r>
        <w:rPr>
          <w:rFonts w:ascii="Arial" w:hAnsi="Arial" w:cs="Arial"/>
          <w:color w:val="2F2F2F"/>
        </w:rPr>
        <w:t>已经为我们设计好了一套</w:t>
      </w:r>
      <w:r>
        <w:rPr>
          <w:rFonts w:ascii="Arial" w:hAnsi="Arial" w:cs="Arial"/>
          <w:color w:val="2F2F2F"/>
        </w:rPr>
        <w:t xml:space="preserve"> Schema </w:t>
      </w:r>
      <w:r>
        <w:rPr>
          <w:rFonts w:ascii="Arial" w:hAnsi="Arial" w:cs="Arial"/>
          <w:color w:val="2F2F2F"/>
        </w:rPr>
        <w:t>和对应的</w:t>
      </w:r>
      <w:r>
        <w:rPr>
          <w:rFonts w:ascii="Arial" w:hAnsi="Arial" w:cs="Arial"/>
          <w:color w:val="2F2F2F"/>
        </w:rPr>
        <w:t xml:space="preserve"> DAO </w:t>
      </w:r>
      <w:r>
        <w:rPr>
          <w:rFonts w:ascii="Arial" w:hAnsi="Arial" w:cs="Arial"/>
          <w:color w:val="2F2F2F"/>
        </w:rPr>
        <w:t>对象</w:t>
      </w:r>
    </w:p>
    <w:p w:rsidR="005F2E79" w:rsidRDefault="005F2E79" w:rsidP="00B6448D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 xml:space="preserve">Spring Cloud Security OAuth2 </w:t>
      </w:r>
      <w:r>
        <w:rPr>
          <w:rFonts w:ascii="Arial" w:hAnsi="Arial" w:cs="Arial"/>
          <w:color w:val="2F2F2F"/>
        </w:rPr>
        <w:t>通过</w:t>
      </w:r>
      <w:r>
        <w:rPr>
          <w:rFonts w:ascii="Arial" w:hAnsi="Arial" w:cs="Arial"/>
          <w:color w:val="2F2F2F"/>
        </w:rPr>
        <w:t xml:space="preserve"> DefaultTokenServices </w:t>
      </w:r>
      <w:r>
        <w:rPr>
          <w:rFonts w:ascii="Arial" w:hAnsi="Arial" w:cs="Arial"/>
          <w:color w:val="2F2F2F"/>
        </w:rPr>
        <w:t>类来完成</w:t>
      </w:r>
      <w:r>
        <w:rPr>
          <w:rFonts w:ascii="Arial" w:hAnsi="Arial" w:cs="Arial"/>
          <w:color w:val="2F2F2F"/>
        </w:rPr>
        <w:t xml:space="preserve"> token </w:t>
      </w:r>
      <w:r>
        <w:rPr>
          <w:rFonts w:ascii="Arial" w:hAnsi="Arial" w:cs="Arial"/>
          <w:color w:val="2F2F2F"/>
        </w:rPr>
        <w:t>生成、过期等</w:t>
      </w:r>
      <w:r>
        <w:rPr>
          <w:rFonts w:ascii="Arial" w:hAnsi="Arial" w:cs="Arial"/>
          <w:color w:val="2F2F2F"/>
        </w:rPr>
        <w:t xml:space="preserve"> OAuth2 </w:t>
      </w:r>
      <w:r>
        <w:rPr>
          <w:rFonts w:ascii="Arial" w:hAnsi="Arial" w:cs="Arial"/>
          <w:color w:val="2F2F2F"/>
        </w:rPr>
        <w:t>标准规定的业务逻辑，而</w:t>
      </w:r>
      <w:r>
        <w:rPr>
          <w:rFonts w:ascii="Arial" w:hAnsi="Arial" w:cs="Arial"/>
          <w:color w:val="2F2F2F"/>
        </w:rPr>
        <w:t xml:space="preserve"> DefaultTokenServices </w:t>
      </w:r>
      <w:r>
        <w:rPr>
          <w:rFonts w:ascii="Arial" w:hAnsi="Arial" w:cs="Arial"/>
          <w:color w:val="2F2F2F"/>
        </w:rPr>
        <w:t>又是通过</w:t>
      </w:r>
      <w:r>
        <w:rPr>
          <w:rFonts w:ascii="Arial" w:hAnsi="Arial" w:cs="Arial"/>
          <w:color w:val="2F2F2F"/>
        </w:rPr>
        <w:t xml:space="preserve"> TokenStore </w:t>
      </w:r>
      <w:r>
        <w:rPr>
          <w:rFonts w:ascii="Arial" w:hAnsi="Arial" w:cs="Arial"/>
          <w:color w:val="2F2F2F"/>
        </w:rPr>
        <w:t>接口完成对生成数据的持久化</w:t>
      </w:r>
    </w:p>
    <w:p w:rsidR="005F2E79" w:rsidRDefault="005F2E79" w:rsidP="00B6448D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在上面的</w:t>
      </w:r>
      <w:r>
        <w:rPr>
          <w:rFonts w:ascii="Arial" w:hAnsi="Arial" w:cs="Arial"/>
          <w:color w:val="2F2F2F"/>
        </w:rPr>
        <w:t xml:space="preserve"> Demo </w:t>
      </w:r>
      <w:r>
        <w:rPr>
          <w:rFonts w:ascii="Arial" w:hAnsi="Arial" w:cs="Arial"/>
          <w:color w:val="2F2F2F"/>
        </w:rPr>
        <w:t>中，</w:t>
      </w:r>
      <w:r>
        <w:rPr>
          <w:rFonts w:ascii="Arial" w:hAnsi="Arial" w:cs="Arial"/>
          <w:color w:val="2F2F2F"/>
        </w:rPr>
        <w:t xml:space="preserve">TokenStore </w:t>
      </w:r>
      <w:r>
        <w:rPr>
          <w:rFonts w:ascii="Arial" w:hAnsi="Arial" w:cs="Arial"/>
          <w:color w:val="2F2F2F"/>
        </w:rPr>
        <w:t>的默认实现为</w:t>
      </w:r>
      <w:r>
        <w:rPr>
          <w:rFonts w:ascii="Arial" w:hAnsi="Arial" w:cs="Arial"/>
          <w:color w:val="2F2F2F"/>
        </w:rPr>
        <w:t xml:space="preserve"> InMemoryTokenStore </w:t>
      </w:r>
      <w:r>
        <w:rPr>
          <w:rFonts w:ascii="Arial" w:hAnsi="Arial" w:cs="Arial"/>
          <w:color w:val="2F2F2F"/>
        </w:rPr>
        <w:t>即内存存储，对于</w:t>
      </w:r>
      <w:r>
        <w:rPr>
          <w:rFonts w:ascii="Arial" w:hAnsi="Arial" w:cs="Arial"/>
          <w:color w:val="2F2F2F"/>
        </w:rPr>
        <w:t xml:space="preserve"> Client </w:t>
      </w:r>
      <w:r>
        <w:rPr>
          <w:rFonts w:ascii="Arial" w:hAnsi="Arial" w:cs="Arial"/>
          <w:color w:val="2F2F2F"/>
        </w:rPr>
        <w:t>信息，</w:t>
      </w:r>
      <w:r>
        <w:rPr>
          <w:rFonts w:ascii="Arial" w:hAnsi="Arial" w:cs="Arial"/>
          <w:color w:val="2F2F2F"/>
        </w:rPr>
        <w:t xml:space="preserve">ClientDetailsService </w:t>
      </w:r>
      <w:r>
        <w:rPr>
          <w:rFonts w:ascii="Arial" w:hAnsi="Arial" w:cs="Arial"/>
          <w:color w:val="2F2F2F"/>
        </w:rPr>
        <w:t>接口负责从存储仓库中读取数据，在上面的</w:t>
      </w:r>
      <w:r>
        <w:rPr>
          <w:rFonts w:ascii="Arial" w:hAnsi="Arial" w:cs="Arial"/>
          <w:color w:val="2F2F2F"/>
        </w:rPr>
        <w:t xml:space="preserve"> Demo </w:t>
      </w:r>
      <w:r>
        <w:rPr>
          <w:rFonts w:ascii="Arial" w:hAnsi="Arial" w:cs="Arial"/>
          <w:color w:val="2F2F2F"/>
        </w:rPr>
        <w:t>中默认使用的也是</w:t>
      </w:r>
      <w:r>
        <w:rPr>
          <w:rFonts w:ascii="Arial" w:hAnsi="Arial" w:cs="Arial"/>
          <w:color w:val="2F2F2F"/>
        </w:rPr>
        <w:t xml:space="preserve"> InMemoryClientDetailsService </w:t>
      </w:r>
      <w:r>
        <w:rPr>
          <w:rFonts w:ascii="Arial" w:hAnsi="Arial" w:cs="Arial"/>
          <w:color w:val="2F2F2F"/>
        </w:rPr>
        <w:t>实现类</w:t>
      </w:r>
    </w:p>
    <w:p w:rsidR="005F2E79" w:rsidRDefault="005F2E79" w:rsidP="00B6448D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要想使用数据库存储，只要提供这些接口的实现类即可，而框架已经为我们写好</w:t>
      </w:r>
      <w:r>
        <w:rPr>
          <w:rFonts w:ascii="Arial" w:hAnsi="Arial" w:cs="Arial"/>
          <w:color w:val="2F2F2F"/>
        </w:rPr>
        <w:t xml:space="preserve"> JdbcTokenStore </w:t>
      </w:r>
      <w:r>
        <w:rPr>
          <w:rFonts w:ascii="Arial" w:hAnsi="Arial" w:cs="Arial"/>
          <w:color w:val="2F2F2F"/>
        </w:rPr>
        <w:t>和</w:t>
      </w:r>
      <w:r>
        <w:rPr>
          <w:rFonts w:ascii="Arial" w:hAnsi="Arial" w:cs="Arial"/>
          <w:color w:val="2F2F2F"/>
        </w:rPr>
        <w:t xml:space="preserve"> JdbcClientDetailsService</w:t>
      </w:r>
    </w:p>
    <w:p w:rsidR="005F2E79" w:rsidRDefault="005F2E79" w:rsidP="005F2E79">
      <w:pPr>
        <w:pStyle w:val="5"/>
        <w:shd w:val="clear" w:color="auto" w:fill="FFFFFF"/>
        <w:spacing w:before="0" w:after="225"/>
        <w:rPr>
          <w:rFonts w:ascii="inherit" w:hAnsi="inherit" w:cs="Arial"/>
          <w:color w:val="2F2F2F"/>
          <w:sz w:val="27"/>
          <w:szCs w:val="27"/>
        </w:rPr>
      </w:pPr>
      <w:r>
        <w:rPr>
          <w:rFonts w:ascii="inherit" w:hAnsi="inherit" w:cs="Arial"/>
          <w:color w:val="2F2F2F"/>
          <w:sz w:val="27"/>
          <w:szCs w:val="27"/>
        </w:rPr>
        <w:t>建表</w:t>
      </w:r>
    </w:p>
    <w:p w:rsidR="005F2E79" w:rsidRDefault="005F2E79" w:rsidP="00B6448D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>框架已提前为我们设计好了数据库表，但对于</w:t>
      </w:r>
      <w:r>
        <w:rPr>
          <w:rFonts w:ascii="Arial" w:hAnsi="Arial" w:cs="Arial"/>
          <w:color w:val="2F2F2F"/>
        </w:rPr>
        <w:t xml:space="preserve"> MYSQL </w:t>
      </w:r>
      <w:r>
        <w:rPr>
          <w:rFonts w:ascii="Arial" w:hAnsi="Arial" w:cs="Arial"/>
          <w:color w:val="2F2F2F"/>
        </w:rPr>
        <w:t>来说，默认建表语句中主键为</w:t>
      </w:r>
      <w:r>
        <w:rPr>
          <w:rFonts w:ascii="Arial" w:hAnsi="Arial" w:cs="Arial"/>
          <w:color w:val="2F2F2F"/>
        </w:rPr>
        <w:t xml:space="preserve"> Varchar(256)</w:t>
      </w:r>
      <w:r>
        <w:rPr>
          <w:rFonts w:ascii="Arial" w:hAnsi="Arial" w:cs="Arial"/>
          <w:color w:val="2F2F2F"/>
        </w:rPr>
        <w:t>，这超过了最大的主键长度，可改成</w:t>
      </w:r>
      <w:r>
        <w:rPr>
          <w:rFonts w:ascii="Arial" w:hAnsi="Arial" w:cs="Arial"/>
          <w:color w:val="2F2F2F"/>
        </w:rPr>
        <w:t xml:space="preserve"> 128</w:t>
      </w:r>
      <w:r>
        <w:rPr>
          <w:rFonts w:ascii="Arial" w:hAnsi="Arial" w:cs="Arial"/>
          <w:color w:val="2F2F2F"/>
        </w:rPr>
        <w:t>，并用</w:t>
      </w:r>
      <w:r>
        <w:rPr>
          <w:rFonts w:ascii="Arial" w:hAnsi="Arial" w:cs="Arial"/>
          <w:color w:val="2F2F2F"/>
        </w:rPr>
        <w:t xml:space="preserve"> BLOB </w:t>
      </w:r>
      <w:r>
        <w:rPr>
          <w:rFonts w:ascii="Arial" w:hAnsi="Arial" w:cs="Arial"/>
          <w:color w:val="2F2F2F"/>
        </w:rPr>
        <w:t>替换语句中的</w:t>
      </w:r>
      <w:r>
        <w:rPr>
          <w:rFonts w:ascii="Arial" w:hAnsi="Arial" w:cs="Arial"/>
          <w:color w:val="2F2F2F"/>
        </w:rPr>
        <w:t xml:space="preserve"> LONGVARBINARY </w:t>
      </w:r>
      <w:r>
        <w:rPr>
          <w:rFonts w:ascii="Arial" w:hAnsi="Arial" w:cs="Arial"/>
          <w:color w:val="2F2F2F"/>
        </w:rPr>
        <w:t>类型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https://github.com/spring-projects/spring-security-oauth/blob/master/spring-security-oauth2/src/</w:t>
      </w:r>
      <w:r>
        <w:rPr>
          <w:rStyle w:val="hljs-builtin"/>
          <w:rFonts w:ascii="Consolas" w:hAnsi="Consolas"/>
          <w:color w:val="268BD2"/>
          <w:sz w:val="18"/>
          <w:szCs w:val="18"/>
          <w:bdr w:val="none" w:sz="0" w:space="0" w:color="auto" w:frame="1"/>
        </w:rPr>
        <w:t>test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/resources/schema.sql</w:t>
      </w:r>
    </w:p>
    <w:p w:rsidR="005F2E79" w:rsidRDefault="005F2E79" w:rsidP="005F2E79">
      <w:pPr>
        <w:pStyle w:val="5"/>
        <w:shd w:val="clear" w:color="auto" w:fill="FFFFFF"/>
        <w:spacing w:before="0" w:after="225"/>
        <w:rPr>
          <w:rFonts w:ascii="inherit" w:hAnsi="inherit" w:cs="Arial"/>
          <w:color w:val="2F2F2F"/>
          <w:sz w:val="27"/>
          <w:szCs w:val="27"/>
        </w:rPr>
      </w:pPr>
      <w:r>
        <w:rPr>
          <w:rFonts w:ascii="inherit" w:hAnsi="inherit" w:cs="Arial"/>
          <w:color w:val="2F2F2F"/>
          <w:sz w:val="27"/>
          <w:szCs w:val="27"/>
        </w:rPr>
        <w:t>代码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编写</w:t>
      </w:r>
      <w:r>
        <w:rPr>
          <w:rFonts w:ascii="Arial" w:hAnsi="Arial" w:cs="Arial"/>
          <w:color w:val="2F2F2F"/>
        </w:rPr>
        <w:t xml:space="preserve"> @Configuration </w:t>
      </w:r>
      <w:r>
        <w:rPr>
          <w:rFonts w:ascii="Arial" w:hAnsi="Arial" w:cs="Arial"/>
          <w:color w:val="2F2F2F"/>
        </w:rPr>
        <w:t>类继承</w:t>
      </w:r>
      <w:r>
        <w:rPr>
          <w:rFonts w:ascii="Arial" w:hAnsi="Arial" w:cs="Arial"/>
          <w:color w:val="2F2F2F"/>
        </w:rPr>
        <w:t xml:space="preserve"> AuthorizationServerConfigurerAdapter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@Configuration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@EnableAuthorizationServer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class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OAuth2AuthorizationServerConfig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extends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AuthorizationServerConfigurerAdapter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@Autowired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AuthenticationManager authenticationManager;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@Autowired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DataSource dataSource;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@Autowired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TokenStore tokenStore;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ClientDetailsService clientDetailsService;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声明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TokenStore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实现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TokenStore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tokenStore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JdbcTokenStore(dataSource);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声明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 ClientDetails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实现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ClientDetailsService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clientDetails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JdbcClientDetailsService(dataSource);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@Override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配置框架应用上述实现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configure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(AuthorizationServerEndpointsConfigurer endpoints)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throws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Exception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endpoints.authenticationManager(authenticationManager);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endpoints.tokenStore(tokenStore);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配置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TokenServices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参数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DefaultTokenServices tokenServices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DefaultTokenServices();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tokenServices.setTokenStore(endpoints.getTokenStore());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tokenServices.setSupportRefreshToken(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false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tokenServices.setClientDetailsService(endpoints.getClientDetailsService());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tokenServices.setTokenEnhancer(endpoints.getTokenEnhancer());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tokenServices.setAccessTokenValiditySeconds( (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int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 TimeUnit.DAYS.toSeconds(</w:t>
      </w:r>
      <w:r>
        <w:rPr>
          <w:rStyle w:val="hljs-number"/>
          <w:rFonts w:ascii="Consolas" w:hAnsi="Consolas"/>
          <w:color w:val="2AA198"/>
          <w:sz w:val="18"/>
          <w:szCs w:val="18"/>
          <w:bdr w:val="none" w:sz="0" w:space="0" w:color="auto" w:frame="1"/>
        </w:rPr>
        <w:t>30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));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 30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天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endpoints.tokenServices(tokenServices);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@Override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configure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(ClientDetailsServiceConfigurer clients)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throws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Exception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clients.withClientDetails(clientDetailsService);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}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修改配置文件，并引入</w:t>
      </w:r>
      <w:r>
        <w:rPr>
          <w:rFonts w:ascii="Arial" w:hAnsi="Arial" w:cs="Arial"/>
          <w:color w:val="2F2F2F"/>
        </w:rPr>
        <w:t xml:space="preserve"> MYSQL </w:t>
      </w:r>
      <w:r>
        <w:rPr>
          <w:rFonts w:ascii="Arial" w:hAnsi="Arial" w:cs="Arial"/>
          <w:color w:val="2F2F2F"/>
        </w:rPr>
        <w:t>和</w:t>
      </w:r>
      <w:r>
        <w:rPr>
          <w:rFonts w:ascii="Arial" w:hAnsi="Arial" w:cs="Arial"/>
          <w:color w:val="2F2F2F"/>
        </w:rPr>
        <w:t xml:space="preserve"> JDBC </w:t>
      </w:r>
      <w:r>
        <w:rPr>
          <w:rFonts w:ascii="Arial" w:hAnsi="Arial" w:cs="Arial"/>
          <w:color w:val="2F2F2F"/>
        </w:rPr>
        <w:t>依赖库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spring: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datasource: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driver-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class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>-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name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com.mysql.jdbc.Driver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url: jdbc:mysql: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//localhost:3306/client?useUnicode=yes&amp;characterEncoding=UTF-8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username: root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password: </w:t>
      </w:r>
      <w:r>
        <w:rPr>
          <w:rStyle w:val="hljs-number"/>
          <w:rFonts w:ascii="Consolas" w:hAnsi="Consolas"/>
          <w:color w:val="2AA198"/>
          <w:sz w:val="18"/>
          <w:szCs w:val="18"/>
          <w:bdr w:val="none" w:sz="0" w:space="0" w:color="auto" w:frame="1"/>
        </w:rPr>
        <w:t>123456l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y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dependency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groupId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mysql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groupId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artifactId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mysql-connector-java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artifactId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scope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runtime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scope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dependency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dependency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groupId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org.springframework.boot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groupId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artifactId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spring-boot-starter-jdbc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artifactId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268BD2"/>
          <w:sz w:val="18"/>
          <w:szCs w:val="18"/>
          <w:bdr w:val="none" w:sz="0" w:space="0" w:color="auto" w:frame="1"/>
        </w:rPr>
        <w:t>dependency</w:t>
      </w:r>
      <w:r>
        <w:rPr>
          <w:rStyle w:val="hljs-tag"/>
          <w:rFonts w:ascii="Consolas" w:hAnsi="Consolas"/>
          <w:color w:val="657B83"/>
          <w:sz w:val="18"/>
          <w:szCs w:val="18"/>
          <w:bdr w:val="none" w:sz="0" w:space="0" w:color="auto" w:frame="1"/>
        </w:rPr>
        <w:t>&gt;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往数据库</w:t>
      </w:r>
      <w:r>
        <w:rPr>
          <w:rFonts w:ascii="Arial" w:hAnsi="Arial" w:cs="Arial"/>
          <w:color w:val="2F2F2F"/>
        </w:rPr>
        <w:t xml:space="preserve"> oauth_client_details </w:t>
      </w:r>
      <w:r>
        <w:rPr>
          <w:rFonts w:ascii="Arial" w:hAnsi="Arial" w:cs="Arial"/>
          <w:color w:val="2F2F2F"/>
        </w:rPr>
        <w:t>表添加客户端信息</w:t>
      </w:r>
    </w:p>
    <w:p w:rsidR="005F2E79" w:rsidRDefault="005F2E79" w:rsidP="005F2E79">
      <w:pPr>
        <w:jc w:val="center"/>
        <w:rPr>
          <w:rFonts w:ascii="Arial" w:hAnsi="Arial" w:cs="Arial"/>
          <w:color w:val="2F2F2F"/>
        </w:rPr>
      </w:pPr>
      <w:r>
        <w:rPr>
          <w:rFonts w:ascii="Arial" w:hAnsi="Arial" w:cs="Arial"/>
          <w:noProof/>
          <w:color w:val="2F2F2F"/>
        </w:rPr>
        <w:drawing>
          <wp:inline distT="0" distB="0" distL="0" distR="0">
            <wp:extent cx="6666865" cy="422910"/>
            <wp:effectExtent l="0" t="0" r="635" b="0"/>
            <wp:docPr id="9" name="图片 9" descr="https://upload-images.jianshu.io/upload_images/9434708-dbe8fe0a35c51f73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-images.jianshu.io/upload_images/9434708-dbe8fe0a35c51f73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E79" w:rsidRDefault="005F2E79" w:rsidP="005F2E79">
      <w:pPr>
        <w:shd w:val="clear" w:color="auto" w:fill="FFFFFF"/>
        <w:jc w:val="center"/>
        <w:rPr>
          <w:rFonts w:ascii="Arial" w:hAnsi="Arial" w:cs="Arial"/>
          <w:color w:val="969696"/>
          <w:szCs w:val="21"/>
        </w:rPr>
      </w:pPr>
      <w:r>
        <w:rPr>
          <w:rFonts w:ascii="Arial" w:hAnsi="Arial" w:cs="Arial"/>
          <w:color w:val="969696"/>
          <w:szCs w:val="21"/>
        </w:rPr>
        <w:t>QfX0z.png</w:t>
      </w:r>
    </w:p>
    <w:p w:rsidR="005F2E79" w:rsidRDefault="005F2E79" w:rsidP="005F2E79">
      <w:pPr>
        <w:pStyle w:val="4"/>
        <w:shd w:val="clear" w:color="auto" w:fill="FFFFFF"/>
        <w:spacing w:before="0" w:after="225"/>
        <w:rPr>
          <w:rFonts w:ascii="inherit" w:hAnsi="inherit" w:cs="Arial"/>
          <w:color w:val="2F2F2F"/>
          <w:sz w:val="30"/>
          <w:szCs w:val="30"/>
        </w:rPr>
      </w:pPr>
      <w:r>
        <w:rPr>
          <w:rFonts w:ascii="inherit" w:hAnsi="inherit" w:cs="Arial"/>
          <w:color w:val="2F2F2F"/>
          <w:sz w:val="30"/>
          <w:szCs w:val="30"/>
        </w:rPr>
        <w:t>基于</w:t>
      </w:r>
      <w:r>
        <w:rPr>
          <w:rFonts w:ascii="inherit" w:hAnsi="inherit" w:cs="Arial"/>
          <w:color w:val="2F2F2F"/>
          <w:sz w:val="30"/>
          <w:szCs w:val="30"/>
        </w:rPr>
        <w:t>JWT</w:t>
      </w:r>
      <w:r>
        <w:rPr>
          <w:rFonts w:ascii="inherit" w:hAnsi="inherit" w:cs="Arial"/>
          <w:color w:val="2F2F2F"/>
          <w:sz w:val="30"/>
          <w:szCs w:val="30"/>
        </w:rPr>
        <w:t>存储令牌</w:t>
      </w:r>
    </w:p>
    <w:p w:rsidR="005F2E79" w:rsidRDefault="005F2E79" w:rsidP="005F2E79">
      <w:pPr>
        <w:pStyle w:val="5"/>
        <w:shd w:val="clear" w:color="auto" w:fill="FFFFFF"/>
        <w:spacing w:before="0" w:after="225"/>
        <w:rPr>
          <w:rFonts w:ascii="inherit" w:hAnsi="inherit" w:cs="Arial"/>
          <w:color w:val="2F2F2F"/>
          <w:sz w:val="27"/>
          <w:szCs w:val="27"/>
        </w:rPr>
      </w:pPr>
      <w:r>
        <w:rPr>
          <w:rFonts w:ascii="inherit" w:hAnsi="inherit" w:cs="Arial"/>
          <w:color w:val="2F2F2F"/>
          <w:sz w:val="27"/>
          <w:szCs w:val="27"/>
        </w:rPr>
        <w:t>对称加密，对称加密表示认证服务端和客户端的共用一个密钥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@Configuration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@EnableAuthorizationServer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class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OAuth2AuthorizationServerConfig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extends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AuthorizationServerConfigurerAdapter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@Autowired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AuthenticationManager authenticationManager;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@Autowired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TokenStore tokenStore;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告诉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Spring Security Token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的生成方式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@Override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configure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(AuthorizationServerEndpointsConfigurer endpoints)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throws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Exception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endpoints.tokenStore(tokenStore)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.accessTokenConverter(jwtAccessTokenConverter())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.authenticationManager(authenticationManager);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TokenStore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tokenStore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JwtTokenStore(jwtAccessTokenConverter());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使用同一个密钥来编码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 JWT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中的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  OAuth2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令牌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JwtAccessTokenConverter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jwtAccessTokenConverter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JwtAccessTokenConverter converter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JwtAccessTokenConverter();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converter.setSigningKey(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"123"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converter;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@Override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configure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(ClientDetailsServiceConfigurer clients)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throws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Exception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clients.inMemory()         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使用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in-memory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存储客户端信息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.withClient(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"client"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 client_id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.secret(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"secret"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          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 client_secret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.authorizedGrantTypes(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"authorization_code"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该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client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允许的授权类型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.scopes(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"app"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            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允许的授权范围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.autoApprove(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);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登录后绕过批准询问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(/oauth/confirm_access)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}</w:t>
      </w:r>
    </w:p>
    <w:p w:rsidR="005F2E79" w:rsidRDefault="005F2E79" w:rsidP="005F2E79">
      <w:pPr>
        <w:pStyle w:val="5"/>
        <w:shd w:val="clear" w:color="auto" w:fill="FFFFFF"/>
        <w:spacing w:before="0" w:after="225"/>
        <w:rPr>
          <w:rFonts w:ascii="inherit" w:hAnsi="inherit" w:cs="Arial"/>
          <w:color w:val="2F2F2F"/>
          <w:sz w:val="27"/>
          <w:szCs w:val="27"/>
        </w:rPr>
      </w:pPr>
      <w:r>
        <w:rPr>
          <w:rFonts w:ascii="inherit" w:hAnsi="inherit" w:cs="Arial"/>
          <w:color w:val="2F2F2F"/>
          <w:sz w:val="27"/>
          <w:szCs w:val="27"/>
        </w:rPr>
        <w:t>使用不对称的密钥来签署令牌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生成</w:t>
      </w:r>
      <w:r>
        <w:rPr>
          <w:rFonts w:ascii="Arial" w:hAnsi="Arial" w:cs="Arial"/>
          <w:color w:val="2F2F2F"/>
        </w:rPr>
        <w:t xml:space="preserve"> JKS Java KeyStore </w:t>
      </w:r>
      <w:r>
        <w:rPr>
          <w:rFonts w:ascii="Arial" w:hAnsi="Arial" w:cs="Arial"/>
          <w:color w:val="2F2F2F"/>
        </w:rPr>
        <w:t>文件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>keytool -genkeypair -</w:t>
      </w:r>
      <w:r>
        <w:rPr>
          <w:rStyle w:val="hljs-builtin"/>
          <w:rFonts w:ascii="Consolas" w:hAnsi="Consolas"/>
          <w:color w:val="268BD2"/>
          <w:sz w:val="18"/>
          <w:szCs w:val="18"/>
          <w:bdr w:val="none" w:sz="0" w:space="0" w:color="auto" w:frame="1"/>
        </w:rPr>
        <w:t>alias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mytest -keyalg RSA -keypass mypass -keystore mytest.jks -storepass mypass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导出公钥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keytool -</w:t>
      </w:r>
      <w:r>
        <w:rPr>
          <w:rStyle w:val="hljs-builtin"/>
          <w:rFonts w:ascii="Consolas" w:hAnsi="Consolas"/>
          <w:color w:val="268BD2"/>
          <w:sz w:val="18"/>
          <w:szCs w:val="18"/>
          <w:bdr w:val="none" w:sz="0" w:space="0" w:color="auto" w:frame="1"/>
        </w:rPr>
        <w:t>list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-rfc --keystore mytest.jks | openssl x509 -inform pem -pubkey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将公钥保存为</w:t>
      </w:r>
      <w:r>
        <w:rPr>
          <w:rFonts w:ascii="Arial" w:hAnsi="Arial" w:cs="Arial"/>
          <w:color w:val="2F2F2F"/>
        </w:rPr>
        <w:t xml:space="preserve"> pubkey.txt</w:t>
      </w:r>
      <w:r>
        <w:rPr>
          <w:rFonts w:ascii="Arial" w:hAnsi="Arial" w:cs="Arial"/>
          <w:color w:val="2F2F2F"/>
        </w:rPr>
        <w:t>，将</w:t>
      </w:r>
      <w:r>
        <w:rPr>
          <w:rFonts w:ascii="Arial" w:hAnsi="Arial" w:cs="Arial"/>
          <w:color w:val="2F2F2F"/>
        </w:rPr>
        <w:t xml:space="preserve"> mytest.jks</w:t>
      </w:r>
      <w:r>
        <w:rPr>
          <w:rFonts w:ascii="Arial" w:hAnsi="Arial" w:cs="Arial"/>
          <w:color w:val="2F2F2F"/>
        </w:rPr>
        <w:t>（）授权服务器）</w:t>
      </w:r>
      <w:r>
        <w:rPr>
          <w:rFonts w:ascii="Arial" w:hAnsi="Arial" w:cs="Arial"/>
          <w:color w:val="2F2F2F"/>
        </w:rPr>
        <w:t xml:space="preserve"> </w:t>
      </w:r>
      <w:r>
        <w:rPr>
          <w:rFonts w:ascii="Arial" w:hAnsi="Arial" w:cs="Arial"/>
          <w:color w:val="2F2F2F"/>
        </w:rPr>
        <w:t>和</w:t>
      </w:r>
      <w:r>
        <w:rPr>
          <w:rFonts w:ascii="Arial" w:hAnsi="Arial" w:cs="Arial"/>
          <w:color w:val="2F2F2F"/>
        </w:rPr>
        <w:t xml:space="preserve"> pubkey.txt</w:t>
      </w:r>
      <w:r>
        <w:rPr>
          <w:rFonts w:ascii="Arial" w:hAnsi="Arial" w:cs="Arial"/>
          <w:color w:val="2F2F2F"/>
        </w:rPr>
        <w:t>（资源服务器）</w:t>
      </w:r>
      <w:r>
        <w:rPr>
          <w:rFonts w:ascii="Arial" w:hAnsi="Arial" w:cs="Arial"/>
          <w:color w:val="2F2F2F"/>
        </w:rPr>
        <w:t xml:space="preserve"> </w:t>
      </w:r>
      <w:r>
        <w:rPr>
          <w:rFonts w:ascii="Arial" w:hAnsi="Arial" w:cs="Arial"/>
          <w:color w:val="2F2F2F"/>
        </w:rPr>
        <w:t>放到</w:t>
      </w:r>
      <w:r>
        <w:rPr>
          <w:rFonts w:ascii="Arial" w:hAnsi="Arial" w:cs="Arial"/>
          <w:color w:val="2F2F2F"/>
        </w:rPr>
        <w:t xml:space="preserve"> resource </w:t>
      </w:r>
      <w:r>
        <w:rPr>
          <w:rFonts w:ascii="Arial" w:hAnsi="Arial" w:cs="Arial"/>
          <w:color w:val="2F2F2F"/>
        </w:rPr>
        <w:t>目录下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-----BEGIN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KEY-----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MIIBIjANBgkqhkiG9w0BAQEFAAOCAQ8AMIIBCgKCAQEAhAF1qpL+</w:t>
      </w:r>
      <w:r>
        <w:rPr>
          <w:rStyle w:val="hljs-number"/>
          <w:rFonts w:ascii="Consolas" w:hAnsi="Consolas"/>
          <w:color w:val="2AA198"/>
          <w:sz w:val="18"/>
          <w:szCs w:val="18"/>
          <w:bdr w:val="none" w:sz="0" w:space="0" w:color="auto" w:frame="1"/>
        </w:rPr>
        <w:t>8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On3rF2M77lR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+l3WXKpGXIc2SwIXHwQvml/</w:t>
      </w:r>
      <w:r>
        <w:rPr>
          <w:rStyle w:val="hljs-number"/>
          <w:rFonts w:ascii="Consolas" w:hAnsi="Consolas"/>
          <w:color w:val="2AA198"/>
          <w:sz w:val="18"/>
          <w:szCs w:val="18"/>
          <w:bdr w:val="none" w:sz="0" w:space="0" w:color="auto" w:frame="1"/>
        </w:rPr>
        <w:t>4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SG7fJcupYVOkiaXj4f8g1e7qQCU4VJGvC/gGJ7sW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fn+L+QKVaRhs9HuLsTzHcTVl2h5BeawzZoOi+bzQncLclhoMYXQJJ5fULnadRbKN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HO7WyvrvYCANhCmdDKsDMDKxHTV9ViCIDpbyvdtjgT1fYLu66xZhubSHPowXXO15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LGDkROF0onqc8j4V29qy5iSnx8I9UIMEgrRpd6raJftlAeLXFa7BYlE2hf7cL+oG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hY+q4S8CjHRuiDfebKFC1FJA3v3G9p9K4slrHlovxoVfe6QdduD8repoH07jWULu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qQIDAQAB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-----END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KEY-----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验证服务器配置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@Configuration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@EnableAuthorizationServer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class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OAuth2AuthorizationServerConfig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extends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AuthorizationServerConfigurerAdapter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@Autowired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AuthenticationManager authenticationManager;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@Autowired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TokenStore tokenStore;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告诉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Spring Security Token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的生成方式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@Override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configure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(AuthorizationServerEndpointsConfigurer endpoints)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throws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Exception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endpoints.tokenStore(tokenStore)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.accessTokenConverter(jwtAccessTokenConverter())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.authenticationManager(authenticationManager);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@Override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configure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(AuthorizationServerSecurityConfigurer oauthServer)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throws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Exception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oauthServer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允许所有资源服务器访问公钥端点（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/oauth/token_key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）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只允许验证用户访问令牌解析端点（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/oauth/check_token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）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.tokenKeyAccess(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"permitAll()"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).checkTokenAccess(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"isAuthenticated()"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允许客户端发送表单来进行权限认证来获取令牌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.allowFormAuthenticationForClients();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TokenStore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tokenStore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JwtTokenStore(jwtAccessTokenConverter());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使用私钥编码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 JWT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中的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  OAuth2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令牌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JwtAccessTokenConverter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jwtAccessTokenConverter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final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JwtAccessTokenConverter converter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JwtAccessTokenConverter();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KeyStoreKeyFactory keyStoreKeyFactory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KeyStoreKeyFactory(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ClassPathResource(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"mytest.jks"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), 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"mypass"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.toCharArray());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converter.setKeyPair(keyStoreKeyFactory.getKeyPair(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"mytest"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converter;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@Override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configure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(ClientDetailsServiceConfigurer clients)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throws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Exception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clients.inMemory()         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测试用，将客户端信息存储在内存中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.withClient(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"client"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 client_id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.secret(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"secret"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          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 client_secret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.authorizedGrantTypes(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"authorization_code"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该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client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允许的授权类型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        .scopes(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"app"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            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允许的授权范围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   .autoApprove(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); 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登录后绕过批准询问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(/oauth/confirm_access)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}</w:t>
      </w:r>
    </w:p>
    <w:p w:rsidR="005F2E79" w:rsidRDefault="005F2E79" w:rsidP="005F2E79">
      <w:pPr>
        <w:pStyle w:val="4"/>
        <w:shd w:val="clear" w:color="auto" w:fill="FFFFFF"/>
        <w:spacing w:before="0" w:after="225"/>
        <w:rPr>
          <w:rFonts w:ascii="inherit" w:hAnsi="inherit" w:cs="Arial"/>
          <w:color w:val="2F2F2F"/>
          <w:sz w:val="30"/>
          <w:szCs w:val="30"/>
        </w:rPr>
      </w:pPr>
      <w:r>
        <w:rPr>
          <w:rFonts w:ascii="inherit" w:hAnsi="inherit" w:cs="Arial"/>
          <w:color w:val="2F2F2F"/>
          <w:sz w:val="30"/>
          <w:szCs w:val="30"/>
        </w:rPr>
        <w:t>自定义令牌声明，添加额外的属性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添加一个额外的字段</w:t>
      </w:r>
      <w:r>
        <w:rPr>
          <w:rFonts w:ascii="Arial" w:hAnsi="Arial" w:cs="Arial"/>
          <w:color w:val="2F2F2F"/>
        </w:rPr>
        <w:t xml:space="preserve"> "</w:t>
      </w:r>
      <w:r>
        <w:rPr>
          <w:rFonts w:ascii="Arial" w:hAnsi="Arial" w:cs="Arial"/>
          <w:color w:val="2F2F2F"/>
        </w:rPr>
        <w:t>组织</w:t>
      </w:r>
      <w:r>
        <w:rPr>
          <w:rFonts w:ascii="Arial" w:hAnsi="Arial" w:cs="Arial"/>
          <w:color w:val="2F2F2F"/>
        </w:rPr>
        <w:t xml:space="preserve">" </w:t>
      </w:r>
      <w:r>
        <w:rPr>
          <w:rFonts w:ascii="Arial" w:hAnsi="Arial" w:cs="Arial"/>
          <w:color w:val="2F2F2F"/>
        </w:rPr>
        <w:t>到令牌中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class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CustomTokenEnhancer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implements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TokenEnhancer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@Override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OAuth2AccessToken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enhance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OAuth2AccessToken accessToken, 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OAuth2Authentication authentication)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Map&lt;String, Object&gt; additionalInfo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HashMap&lt;&gt;();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additionalInfo.put(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"organization"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, authentication.getName() + randomAlphabetic(</w:t>
      </w:r>
      <w:r>
        <w:rPr>
          <w:rStyle w:val="hljs-number"/>
          <w:rFonts w:ascii="Consolas" w:hAnsi="Consolas"/>
          <w:color w:val="2AA198"/>
          <w:sz w:val="18"/>
          <w:szCs w:val="18"/>
          <w:bdr w:val="none" w:sz="0" w:space="0" w:color="auto" w:frame="1"/>
        </w:rPr>
        <w:t>4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((DefaultOAuth2AccessToken) accessToken).setAdditionalInformation(additionalInfo);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accessToken;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}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将把它连接到我们的授权服务器配置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>@Override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configure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(AuthorizationServerEndpointsConfigurer endpoints)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throws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Exception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TokenEnhancerChain tokenEnhancerChain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TokenEnhancerChain();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tokenEnhancerChain.setTokenEnhancers(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Arrays.asList(tokenEnhancer(), accessTokenConverter()));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endpoints.tokenStore(tokenStore())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.tokenEnhancer(tokenEnhancerChain)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 .authenticationManager(authenticationManager);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}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TokenEnhancer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tokenEnhancer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CustomTokenEnhancer();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}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此时令牌如下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657B83"/>
          <w:sz w:val="18"/>
          <w:szCs w:val="18"/>
          <w:bdr w:val="none" w:sz="0" w:space="0" w:color="auto" w:frame="1"/>
        </w:rPr>
        <w:t>"user_name"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"john"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,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657B83"/>
          <w:sz w:val="18"/>
          <w:szCs w:val="18"/>
          <w:bdr w:val="none" w:sz="0" w:space="0" w:color="auto" w:frame="1"/>
        </w:rPr>
        <w:t>"scope"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: [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"foo"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,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"read"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,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"write"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],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657B83"/>
          <w:sz w:val="18"/>
          <w:szCs w:val="18"/>
          <w:bdr w:val="none" w:sz="0" w:space="0" w:color="auto" w:frame="1"/>
        </w:rPr>
        <w:t>"organization"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"johnIiCh"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,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657B83"/>
          <w:sz w:val="18"/>
          <w:szCs w:val="18"/>
          <w:bdr w:val="none" w:sz="0" w:space="0" w:color="auto" w:frame="1"/>
        </w:rPr>
        <w:t>"exp"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2AA198"/>
          <w:sz w:val="18"/>
          <w:szCs w:val="18"/>
          <w:bdr w:val="none" w:sz="0" w:space="0" w:color="auto" w:frame="1"/>
        </w:rPr>
        <w:t>1458126622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,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657B83"/>
          <w:sz w:val="18"/>
          <w:szCs w:val="18"/>
          <w:bdr w:val="none" w:sz="0" w:space="0" w:color="auto" w:frame="1"/>
        </w:rPr>
        <w:t>"authorities"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: [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"ROLE_USER"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],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657B83"/>
          <w:sz w:val="18"/>
          <w:szCs w:val="18"/>
          <w:bdr w:val="none" w:sz="0" w:space="0" w:color="auto" w:frame="1"/>
        </w:rPr>
        <w:t>"jti"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"e0ad1ef3-a8a5-4eef-998d-00b26bc2c53f"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,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657B83"/>
          <w:sz w:val="18"/>
          <w:szCs w:val="18"/>
          <w:bdr w:val="none" w:sz="0" w:space="0" w:color="auto" w:frame="1"/>
        </w:rPr>
        <w:t>"client_id"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"fooClientIdPassword"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}</w:t>
      </w:r>
    </w:p>
    <w:p w:rsidR="005F2E79" w:rsidRDefault="005F2E79" w:rsidP="005F2E79">
      <w:pPr>
        <w:pStyle w:val="5"/>
        <w:shd w:val="clear" w:color="auto" w:fill="FFFFFF"/>
        <w:spacing w:before="0" w:after="225"/>
        <w:rPr>
          <w:rFonts w:ascii="inherit" w:hAnsi="inherit" w:cs="Arial"/>
          <w:color w:val="2F2F2F"/>
          <w:sz w:val="27"/>
          <w:szCs w:val="27"/>
        </w:rPr>
      </w:pPr>
      <w:r>
        <w:rPr>
          <w:rFonts w:ascii="inherit" w:hAnsi="inherit" w:cs="Arial"/>
          <w:color w:val="2F2F2F"/>
          <w:sz w:val="27"/>
          <w:szCs w:val="27"/>
        </w:rPr>
        <w:t>测试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启动授权服务器、启动资源服务器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访问授权服务器</w:t>
      </w:r>
      <w:r>
        <w:rPr>
          <w:rFonts w:ascii="Arial" w:hAnsi="Arial" w:cs="Arial"/>
          <w:color w:val="2F2F2F"/>
        </w:rPr>
        <w:t xml:space="preserve"> /oauth/authorize </w:t>
      </w:r>
      <w:r>
        <w:rPr>
          <w:rFonts w:ascii="Arial" w:hAnsi="Arial" w:cs="Arial"/>
          <w:color w:val="2F2F2F"/>
        </w:rPr>
        <w:t>端点获取授权码</w:t>
      </w:r>
      <w:r>
        <w:rPr>
          <w:rFonts w:ascii="Arial" w:hAnsi="Arial" w:cs="Arial"/>
          <w:color w:val="2F2F2F"/>
        </w:rPr>
        <w:t xml:space="preserve"> code=vT4fY0</w:t>
      </w:r>
    </w:p>
    <w:p w:rsidR="005F2E79" w:rsidRDefault="005F2E79" w:rsidP="005F2E7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localhost:</w:t>
      </w:r>
      <w:r>
        <w:rPr>
          <w:rStyle w:val="hljs-number"/>
          <w:rFonts w:ascii="Consolas" w:hAnsi="Consolas"/>
          <w:color w:val="2AA198"/>
          <w:sz w:val="18"/>
          <w:szCs w:val="18"/>
          <w:bdr w:val="none" w:sz="0" w:space="0" w:color="auto" w:frame="1"/>
        </w:rPr>
        <w:t>8081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/oauth/authorize?client_id=client&amp;response_type=code&amp;redirect_uri=http: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//www.baidu.com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访问授权服务器</w:t>
      </w:r>
      <w:r>
        <w:rPr>
          <w:rFonts w:ascii="Arial" w:hAnsi="Arial" w:cs="Arial"/>
          <w:color w:val="2F2F2F"/>
        </w:rPr>
        <w:t xml:space="preserve"> /oauth/token </w:t>
      </w:r>
      <w:r>
        <w:rPr>
          <w:rFonts w:ascii="Arial" w:hAnsi="Arial" w:cs="Arial"/>
          <w:color w:val="2F2F2F"/>
        </w:rPr>
        <w:t>端点获取访问令牌</w:t>
      </w:r>
    </w:p>
    <w:p w:rsidR="005F2E79" w:rsidRDefault="005F2E79" w:rsidP="005F2E79">
      <w:pPr>
        <w:jc w:val="center"/>
        <w:rPr>
          <w:rFonts w:ascii="Arial" w:hAnsi="Arial" w:cs="Arial"/>
          <w:color w:val="2F2F2F"/>
        </w:rPr>
      </w:pPr>
      <w:r>
        <w:rPr>
          <w:rFonts w:ascii="Arial" w:hAnsi="Arial" w:cs="Arial"/>
          <w:noProof/>
          <w:color w:val="2F2F2F"/>
        </w:rPr>
        <w:lastRenderedPageBreak/>
        <w:drawing>
          <wp:inline distT="0" distB="0" distL="0" distR="0">
            <wp:extent cx="6666865" cy="3930650"/>
            <wp:effectExtent l="0" t="0" r="635" b="0"/>
            <wp:docPr id="8" name="图片 8" descr="https://upload-images.jianshu.io/upload_images/9434708-05155cde7b96c345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-images.jianshu.io/upload_images/9434708-05155cde7b96c345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E79" w:rsidRDefault="005F2E79" w:rsidP="005F2E79">
      <w:pPr>
        <w:shd w:val="clear" w:color="auto" w:fill="FFFFFF"/>
        <w:jc w:val="center"/>
        <w:rPr>
          <w:rFonts w:ascii="Arial" w:hAnsi="Arial" w:cs="Arial"/>
          <w:color w:val="969696"/>
          <w:szCs w:val="21"/>
        </w:rPr>
      </w:pPr>
      <w:r>
        <w:rPr>
          <w:rFonts w:ascii="Arial" w:hAnsi="Arial" w:cs="Arial"/>
          <w:color w:val="969696"/>
          <w:szCs w:val="21"/>
        </w:rPr>
        <w:t>WX20180112-111436@2x.png</w:t>
      </w:r>
    </w:p>
    <w:p w:rsidR="005F2E79" w:rsidRDefault="005F2E79" w:rsidP="005F2E79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访问资源服务器受保护的资源，附上令牌在请求头，</w:t>
      </w:r>
      <w:r>
        <w:rPr>
          <w:rFonts w:ascii="Arial" w:hAnsi="Arial" w:cs="Arial"/>
          <w:color w:val="2F2F2F"/>
        </w:rPr>
        <w:t>**</w:t>
      </w:r>
      <w:r>
        <w:rPr>
          <w:rFonts w:ascii="Arial" w:hAnsi="Arial" w:cs="Arial"/>
          <w:color w:val="2F2F2F"/>
        </w:rPr>
        <w:t>需加上</w:t>
      </w:r>
      <w:r>
        <w:rPr>
          <w:rFonts w:ascii="Arial" w:hAnsi="Arial" w:cs="Arial"/>
          <w:color w:val="2F2F2F"/>
        </w:rPr>
        <w:t xml:space="preserve"> Bearer **</w:t>
      </w:r>
    </w:p>
    <w:p w:rsidR="005F2E79" w:rsidRDefault="005F2E79" w:rsidP="005F2E79">
      <w:pPr>
        <w:jc w:val="center"/>
        <w:rPr>
          <w:rFonts w:ascii="Arial" w:hAnsi="Arial" w:cs="Arial"/>
          <w:color w:val="2F2F2F"/>
        </w:rPr>
      </w:pPr>
      <w:r>
        <w:rPr>
          <w:rFonts w:ascii="Arial" w:hAnsi="Arial" w:cs="Arial"/>
          <w:noProof/>
          <w:color w:val="2F2F2F"/>
        </w:rPr>
        <w:drawing>
          <wp:inline distT="0" distB="0" distL="0" distR="0">
            <wp:extent cx="6666865" cy="2579370"/>
            <wp:effectExtent l="0" t="0" r="635" b="0"/>
            <wp:docPr id="7" name="图片 7" descr="https://upload-images.jianshu.io/upload_images/9434708-f5cd52872505fa74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upload-images.jianshu.io/upload_images/9434708-f5cd52872505fa74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E79" w:rsidRDefault="005F2E79" w:rsidP="005F2E79">
      <w:pPr>
        <w:shd w:val="clear" w:color="auto" w:fill="FFFFFF"/>
        <w:jc w:val="center"/>
        <w:rPr>
          <w:rFonts w:ascii="Arial" w:hAnsi="Arial" w:cs="Arial"/>
          <w:color w:val="969696"/>
          <w:szCs w:val="21"/>
        </w:rPr>
      </w:pPr>
      <w:r>
        <w:rPr>
          <w:rFonts w:ascii="Arial" w:hAnsi="Arial" w:cs="Arial"/>
          <w:color w:val="969696"/>
          <w:szCs w:val="21"/>
        </w:rPr>
        <w:t>WX20180112-111728@2x.png</w:t>
      </w:r>
    </w:p>
    <w:p w:rsidR="00A26C45" w:rsidRDefault="00A26C45" w:rsidP="00A26C45">
      <w:pPr>
        <w:pStyle w:val="1"/>
        <w:shd w:val="clear" w:color="auto" w:fill="FFFFFF"/>
        <w:spacing w:before="300" w:beforeAutospacing="0" w:after="0" w:afterAutospacing="0"/>
        <w:rPr>
          <w:rFonts w:ascii="Arial" w:hAnsi="Arial" w:cs="Arial"/>
          <w:color w:val="333333"/>
          <w:sz w:val="51"/>
          <w:szCs w:val="51"/>
        </w:rPr>
      </w:pPr>
      <w:r>
        <w:rPr>
          <w:rFonts w:ascii="Arial" w:hAnsi="Arial" w:cs="Arial"/>
          <w:color w:val="333333"/>
          <w:sz w:val="51"/>
          <w:szCs w:val="51"/>
        </w:rPr>
        <w:t xml:space="preserve">Spring Security </w:t>
      </w:r>
      <w:r>
        <w:rPr>
          <w:rFonts w:ascii="Arial" w:hAnsi="Arial" w:cs="Arial"/>
          <w:color w:val="333333"/>
          <w:sz w:val="51"/>
          <w:szCs w:val="51"/>
        </w:rPr>
        <w:t>与</w:t>
      </w:r>
      <w:r>
        <w:rPr>
          <w:rFonts w:ascii="Arial" w:hAnsi="Arial" w:cs="Arial"/>
          <w:color w:val="333333"/>
          <w:sz w:val="51"/>
          <w:szCs w:val="51"/>
        </w:rPr>
        <w:t xml:space="preserve"> OAuth2</w:t>
      </w:r>
      <w:r>
        <w:rPr>
          <w:rFonts w:ascii="Arial" w:hAnsi="Arial" w:cs="Arial"/>
          <w:color w:val="333333"/>
          <w:sz w:val="51"/>
          <w:szCs w:val="51"/>
        </w:rPr>
        <w:t>（资源服务器）</w:t>
      </w:r>
    </w:p>
    <w:p w:rsidR="00A26C45" w:rsidRDefault="00A26C45" w:rsidP="00A26C45">
      <w:pPr>
        <w:pStyle w:val="3"/>
        <w:shd w:val="clear" w:color="auto" w:fill="FFFFFF"/>
        <w:spacing w:before="0" w:beforeAutospacing="0" w:after="225" w:afterAutospacing="0"/>
        <w:rPr>
          <w:rFonts w:ascii="inherit" w:hAnsi="inherit" w:cs="Arial"/>
          <w:color w:val="2F2F2F"/>
          <w:sz w:val="33"/>
          <w:szCs w:val="33"/>
        </w:rPr>
      </w:pPr>
      <w:r>
        <w:rPr>
          <w:rFonts w:ascii="inherit" w:hAnsi="inherit" w:cs="Arial"/>
          <w:color w:val="2F2F2F"/>
          <w:sz w:val="33"/>
          <w:szCs w:val="33"/>
        </w:rPr>
        <w:lastRenderedPageBreak/>
        <w:t>resource-server(</w:t>
      </w:r>
      <w:r>
        <w:rPr>
          <w:rFonts w:ascii="inherit" w:hAnsi="inherit" w:cs="Arial"/>
          <w:color w:val="2F2F2F"/>
          <w:sz w:val="33"/>
          <w:szCs w:val="33"/>
        </w:rPr>
        <w:t>资源服务器</w:t>
      </w:r>
      <w:r>
        <w:rPr>
          <w:rFonts w:ascii="inherit" w:hAnsi="inherit" w:cs="Arial"/>
          <w:color w:val="2F2F2F"/>
          <w:sz w:val="33"/>
          <w:szCs w:val="33"/>
        </w:rPr>
        <w:t>)</w:t>
      </w:r>
    </w:p>
    <w:p w:rsidR="00A26C45" w:rsidRDefault="00A26C45" w:rsidP="00A26C45">
      <w:pPr>
        <w:pStyle w:val="4"/>
        <w:shd w:val="clear" w:color="auto" w:fill="FFFFFF"/>
        <w:spacing w:before="0" w:after="225"/>
        <w:rPr>
          <w:rFonts w:ascii="inherit" w:hAnsi="inherit" w:cs="Arial"/>
          <w:color w:val="2F2F2F"/>
          <w:sz w:val="30"/>
          <w:szCs w:val="30"/>
        </w:rPr>
      </w:pPr>
      <w:r>
        <w:rPr>
          <w:rFonts w:ascii="inherit" w:hAnsi="inherit" w:cs="Arial"/>
          <w:color w:val="2F2F2F"/>
          <w:sz w:val="30"/>
          <w:szCs w:val="30"/>
        </w:rPr>
        <w:t>资源服务器</w:t>
      </w:r>
    </w:p>
    <w:p w:rsidR="00A26C45" w:rsidRDefault="00A26C45" w:rsidP="00B6448D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>要访问资源服务器受保护的资源需要携带令牌（从授权服务器获得）</w:t>
      </w:r>
    </w:p>
    <w:p w:rsidR="00A26C45" w:rsidRDefault="00A26C45" w:rsidP="00B6448D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Style w:val="a5"/>
          <w:rFonts w:ascii="Arial" w:hAnsi="Arial" w:cs="Arial"/>
          <w:color w:val="2F2F2F"/>
        </w:rPr>
        <w:t>客户端往往同时也是一个资源服务器，各个服务之间的通信（访问需要权限的资源）时需携带访问令牌</w:t>
      </w:r>
    </w:p>
    <w:p w:rsidR="00A26C45" w:rsidRDefault="00A26C45" w:rsidP="00B6448D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资源服务器通过</w:t>
      </w:r>
      <w:r>
        <w:rPr>
          <w:rFonts w:ascii="Arial" w:hAnsi="Arial" w:cs="Arial"/>
          <w:color w:val="2F2F2F"/>
        </w:rPr>
        <w:t xml:space="preserve"> @EnableResourceServer </w:t>
      </w:r>
      <w:r>
        <w:rPr>
          <w:rFonts w:ascii="Arial" w:hAnsi="Arial" w:cs="Arial"/>
          <w:color w:val="2F2F2F"/>
        </w:rPr>
        <w:t>注解来开启一个</w:t>
      </w:r>
      <w:r>
        <w:rPr>
          <w:rStyle w:val="apple-converted-space"/>
          <w:rFonts w:ascii="Arial" w:hAnsi="Arial" w:cs="Arial"/>
          <w:color w:val="2F2F2F"/>
        </w:rPr>
        <w:t> </w:t>
      </w:r>
      <w:r>
        <w:rPr>
          <w:rStyle w:val="a5"/>
          <w:rFonts w:ascii="Arial" w:hAnsi="Arial" w:cs="Arial"/>
          <w:color w:val="2F2F2F"/>
        </w:rPr>
        <w:t>OAuth2AuthenticationProcessingFilter</w:t>
      </w:r>
      <w:r>
        <w:rPr>
          <w:rStyle w:val="apple-converted-space"/>
          <w:rFonts w:ascii="Arial" w:hAnsi="Arial" w:cs="Arial"/>
          <w:color w:val="2F2F2F"/>
        </w:rPr>
        <w:t> </w:t>
      </w:r>
      <w:r>
        <w:rPr>
          <w:rFonts w:ascii="Arial" w:hAnsi="Arial" w:cs="Arial"/>
          <w:color w:val="2F2F2F"/>
        </w:rPr>
        <w:t>类型的过滤器</w:t>
      </w:r>
    </w:p>
    <w:p w:rsidR="00A26C45" w:rsidRDefault="00A26C45" w:rsidP="00B6448D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通过继承</w:t>
      </w:r>
      <w:r>
        <w:rPr>
          <w:rFonts w:ascii="Arial" w:hAnsi="Arial" w:cs="Arial"/>
          <w:color w:val="2F2F2F"/>
        </w:rPr>
        <w:t xml:space="preserve"> ResourceServerConfigurerAdapter </w:t>
      </w:r>
      <w:r>
        <w:rPr>
          <w:rFonts w:ascii="Arial" w:hAnsi="Arial" w:cs="Arial"/>
          <w:color w:val="2F2F2F"/>
        </w:rPr>
        <w:t>类来配置资源服务器</w:t>
      </w:r>
    </w:p>
    <w:p w:rsidR="00A26C45" w:rsidRDefault="00A26C45" w:rsidP="00A26C45">
      <w:pPr>
        <w:pStyle w:val="4"/>
        <w:shd w:val="clear" w:color="auto" w:fill="FFFFFF"/>
        <w:spacing w:before="0" w:after="225"/>
        <w:rPr>
          <w:rFonts w:ascii="inherit" w:hAnsi="inherit" w:cs="Arial"/>
          <w:color w:val="2F2F2F"/>
          <w:sz w:val="30"/>
          <w:szCs w:val="30"/>
        </w:rPr>
      </w:pPr>
      <w:r>
        <w:rPr>
          <w:rFonts w:ascii="inherit" w:hAnsi="inherit" w:cs="Arial"/>
          <w:color w:val="2F2F2F"/>
          <w:sz w:val="30"/>
          <w:szCs w:val="30"/>
        </w:rPr>
        <w:t>ResourceServerProperties</w:t>
      </w:r>
    </w:p>
    <w:p w:rsidR="00A26C45" w:rsidRDefault="00A26C45" w:rsidP="00B6448D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 xml:space="preserve">OAuth2 </w:t>
      </w:r>
      <w:r>
        <w:rPr>
          <w:rFonts w:ascii="Arial" w:hAnsi="Arial" w:cs="Arial"/>
          <w:color w:val="2F2F2F"/>
        </w:rPr>
        <w:t>为资源服务器配置提供了</w:t>
      </w:r>
      <w:r>
        <w:rPr>
          <w:rFonts w:ascii="Arial" w:hAnsi="Arial" w:cs="Arial"/>
          <w:color w:val="2F2F2F"/>
        </w:rPr>
        <w:t xml:space="preserve"> ResourceServerProperties </w:t>
      </w:r>
      <w:r>
        <w:rPr>
          <w:rFonts w:ascii="Arial" w:hAnsi="Arial" w:cs="Arial"/>
          <w:color w:val="2F2F2F"/>
        </w:rPr>
        <w:t>类，该类会读取配置文件中对资源服务器得配置信息（如授权服务器公钥访问地址）</w:t>
      </w:r>
    </w:p>
    <w:p w:rsidR="00A26C45" w:rsidRDefault="00A26C45" w:rsidP="00A26C45">
      <w:pPr>
        <w:pStyle w:val="4"/>
        <w:shd w:val="clear" w:color="auto" w:fill="FFFFFF"/>
        <w:spacing w:before="0" w:after="225"/>
        <w:rPr>
          <w:rFonts w:ascii="inherit" w:hAnsi="inherit" w:cs="Arial"/>
          <w:color w:val="2F2F2F"/>
          <w:sz w:val="30"/>
          <w:szCs w:val="30"/>
        </w:rPr>
      </w:pPr>
      <w:r>
        <w:rPr>
          <w:rFonts w:ascii="inherit" w:hAnsi="inherit" w:cs="Arial"/>
          <w:color w:val="2F2F2F"/>
          <w:sz w:val="30"/>
          <w:szCs w:val="30"/>
        </w:rPr>
        <w:t xml:space="preserve">ResourceServerSecurityConfigurer </w:t>
      </w:r>
      <w:r>
        <w:rPr>
          <w:rFonts w:ascii="inherit" w:hAnsi="inherit" w:cs="Arial"/>
          <w:color w:val="2F2F2F"/>
          <w:sz w:val="30"/>
          <w:szCs w:val="30"/>
        </w:rPr>
        <w:t>可配置属性</w:t>
      </w:r>
    </w:p>
    <w:p w:rsidR="00A26C45" w:rsidRDefault="00A26C45" w:rsidP="00B6448D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>tokenServices</w:t>
      </w:r>
      <w:r>
        <w:rPr>
          <w:rFonts w:ascii="Arial" w:hAnsi="Arial" w:cs="Arial"/>
          <w:color w:val="2F2F2F"/>
        </w:rPr>
        <w:t>：</w:t>
      </w:r>
      <w:r>
        <w:rPr>
          <w:rFonts w:ascii="Arial" w:hAnsi="Arial" w:cs="Arial"/>
          <w:color w:val="2F2F2F"/>
        </w:rPr>
        <w:t xml:space="preserve">ResourceServerTokenServices </w:t>
      </w:r>
      <w:r>
        <w:rPr>
          <w:rFonts w:ascii="Arial" w:hAnsi="Arial" w:cs="Arial"/>
          <w:color w:val="2F2F2F"/>
        </w:rPr>
        <w:t>类的实例，用来实现令牌业务逻辑服务</w:t>
      </w:r>
    </w:p>
    <w:p w:rsidR="00A26C45" w:rsidRDefault="00A26C45" w:rsidP="00B6448D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resourceId</w:t>
      </w:r>
      <w:r>
        <w:rPr>
          <w:rFonts w:ascii="Arial" w:hAnsi="Arial" w:cs="Arial"/>
          <w:color w:val="2F2F2F"/>
        </w:rPr>
        <w:t>：这个资源服务的</w:t>
      </w:r>
      <w:r>
        <w:rPr>
          <w:rFonts w:ascii="Arial" w:hAnsi="Arial" w:cs="Arial"/>
          <w:color w:val="2F2F2F"/>
        </w:rPr>
        <w:t>ID</w:t>
      </w:r>
      <w:r>
        <w:rPr>
          <w:rFonts w:ascii="Arial" w:hAnsi="Arial" w:cs="Arial"/>
          <w:color w:val="2F2F2F"/>
        </w:rPr>
        <w:t>，这个属性是可选的，但是推荐设置并在授权服务中进行验证</w:t>
      </w:r>
    </w:p>
    <w:p w:rsidR="00A26C45" w:rsidRDefault="00A26C45" w:rsidP="00B6448D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 xml:space="preserve">tokenExtractor </w:t>
      </w:r>
      <w:r>
        <w:rPr>
          <w:rFonts w:ascii="Arial" w:hAnsi="Arial" w:cs="Arial"/>
          <w:color w:val="2F2F2F"/>
        </w:rPr>
        <w:t>令牌提取器用来提取请求中的令牌</w:t>
      </w:r>
    </w:p>
    <w:p w:rsidR="00A26C45" w:rsidRDefault="00A26C45" w:rsidP="00B6448D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请求匹配器，用来设置需要进行保护的资源路径，默认的情况下是受保护资源服务的全部路径</w:t>
      </w:r>
    </w:p>
    <w:p w:rsidR="00A26C45" w:rsidRDefault="00A26C45" w:rsidP="00B6448D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受保护资源的访问规则，默认的规则是简单的身份验证（</w:t>
      </w:r>
      <w:r>
        <w:rPr>
          <w:rFonts w:ascii="Arial" w:hAnsi="Arial" w:cs="Arial"/>
          <w:color w:val="2F2F2F"/>
        </w:rPr>
        <w:t>plain authenticated</w:t>
      </w:r>
      <w:r>
        <w:rPr>
          <w:rFonts w:ascii="Arial" w:hAnsi="Arial" w:cs="Arial"/>
          <w:color w:val="2F2F2F"/>
        </w:rPr>
        <w:t>）</w:t>
      </w:r>
    </w:p>
    <w:p w:rsidR="00A26C45" w:rsidRDefault="00A26C45" w:rsidP="00B6448D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其他的自定义权限保护规则通过</w:t>
      </w:r>
      <w:r>
        <w:rPr>
          <w:rFonts w:ascii="Arial" w:hAnsi="Arial" w:cs="Arial"/>
          <w:color w:val="2F2F2F"/>
        </w:rPr>
        <w:t xml:space="preserve"> HttpSecurity </w:t>
      </w:r>
      <w:r>
        <w:rPr>
          <w:rFonts w:ascii="Arial" w:hAnsi="Arial" w:cs="Arial"/>
          <w:color w:val="2F2F2F"/>
        </w:rPr>
        <w:t>来进行配置</w:t>
      </w:r>
    </w:p>
    <w:p w:rsidR="00A26C45" w:rsidRDefault="00A26C45" w:rsidP="00A26C45">
      <w:pPr>
        <w:pStyle w:val="4"/>
        <w:shd w:val="clear" w:color="auto" w:fill="FFFFFF"/>
        <w:spacing w:before="0" w:after="225"/>
        <w:rPr>
          <w:rFonts w:ascii="inherit" w:hAnsi="inherit" w:cs="Arial"/>
          <w:color w:val="2F2F2F"/>
          <w:sz w:val="30"/>
          <w:szCs w:val="30"/>
        </w:rPr>
      </w:pPr>
      <w:r>
        <w:rPr>
          <w:rFonts w:ascii="inherit" w:hAnsi="inherit" w:cs="Arial"/>
          <w:color w:val="2F2F2F"/>
          <w:sz w:val="30"/>
          <w:szCs w:val="30"/>
        </w:rPr>
        <w:t>解析令牌方法：</w:t>
      </w:r>
    </w:p>
    <w:p w:rsidR="00A26C45" w:rsidRDefault="00A26C45" w:rsidP="00B6448D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>使用</w:t>
      </w:r>
      <w:r>
        <w:rPr>
          <w:rFonts w:ascii="Arial" w:hAnsi="Arial" w:cs="Arial"/>
          <w:color w:val="2F2F2F"/>
        </w:rPr>
        <w:t xml:space="preserve"> DefaultTokenServices </w:t>
      </w:r>
      <w:r>
        <w:rPr>
          <w:rFonts w:ascii="Arial" w:hAnsi="Arial" w:cs="Arial"/>
          <w:color w:val="2F2F2F"/>
        </w:rPr>
        <w:t>在资源服务器本地配置令牌存储、解码、解析方式</w:t>
      </w:r>
    </w:p>
    <w:p w:rsidR="00A26C45" w:rsidRDefault="00A26C45" w:rsidP="00B6448D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使用</w:t>
      </w:r>
      <w:r>
        <w:rPr>
          <w:rFonts w:ascii="Arial" w:hAnsi="Arial" w:cs="Arial"/>
          <w:color w:val="2F2F2F"/>
        </w:rPr>
        <w:t xml:space="preserve"> RemoteTokenServices </w:t>
      </w:r>
      <w:r>
        <w:rPr>
          <w:rFonts w:ascii="Arial" w:hAnsi="Arial" w:cs="Arial"/>
          <w:color w:val="2F2F2F"/>
        </w:rPr>
        <w:t>资源服务器通过</w:t>
      </w:r>
      <w:r>
        <w:rPr>
          <w:rFonts w:ascii="Arial" w:hAnsi="Arial" w:cs="Arial"/>
          <w:color w:val="2F2F2F"/>
        </w:rPr>
        <w:t xml:space="preserve"> HTTP </w:t>
      </w:r>
      <w:r>
        <w:rPr>
          <w:rFonts w:ascii="Arial" w:hAnsi="Arial" w:cs="Arial"/>
          <w:color w:val="2F2F2F"/>
        </w:rPr>
        <w:t>请求来解码令牌，每次都请求授权服务器端点</w:t>
      </w:r>
      <w:r>
        <w:rPr>
          <w:rFonts w:ascii="Arial" w:hAnsi="Arial" w:cs="Arial"/>
          <w:color w:val="2F2F2F"/>
        </w:rPr>
        <w:t xml:space="preserve"> /oauth/check_token</w:t>
      </w:r>
    </w:p>
    <w:p w:rsidR="00A26C45" w:rsidRDefault="00A26C45" w:rsidP="00B6448D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Style w:val="a5"/>
          <w:rFonts w:ascii="Arial" w:hAnsi="Arial" w:cs="Arial"/>
          <w:color w:val="2F2F2F"/>
        </w:rPr>
        <w:t>若授权服务器是</w:t>
      </w:r>
      <w:r>
        <w:rPr>
          <w:rStyle w:val="a5"/>
          <w:rFonts w:ascii="Arial" w:hAnsi="Arial" w:cs="Arial"/>
          <w:color w:val="2F2F2F"/>
        </w:rPr>
        <w:t xml:space="preserve"> JWT </w:t>
      </w:r>
      <w:r>
        <w:rPr>
          <w:rStyle w:val="a5"/>
          <w:rFonts w:ascii="Arial" w:hAnsi="Arial" w:cs="Arial"/>
          <w:color w:val="2F2F2F"/>
        </w:rPr>
        <w:t>非对称加密，则需要请求授权服务器的</w:t>
      </w:r>
      <w:r>
        <w:rPr>
          <w:rStyle w:val="a5"/>
          <w:rFonts w:ascii="Arial" w:hAnsi="Arial" w:cs="Arial"/>
          <w:color w:val="2F2F2F"/>
        </w:rPr>
        <w:t xml:space="preserve"> /oauth/token_key </w:t>
      </w:r>
      <w:r>
        <w:rPr>
          <w:rStyle w:val="a5"/>
          <w:rFonts w:ascii="Arial" w:hAnsi="Arial" w:cs="Arial"/>
          <w:color w:val="2F2F2F"/>
        </w:rPr>
        <w:t>来获取公钥</w:t>
      </w:r>
      <w:r>
        <w:rPr>
          <w:rStyle w:val="a5"/>
          <w:rFonts w:ascii="Arial" w:hAnsi="Arial" w:cs="Arial"/>
          <w:color w:val="2F2F2F"/>
        </w:rPr>
        <w:t xml:space="preserve"> key </w:t>
      </w:r>
      <w:r>
        <w:rPr>
          <w:rStyle w:val="a5"/>
          <w:rFonts w:ascii="Arial" w:hAnsi="Arial" w:cs="Arial"/>
          <w:color w:val="2F2F2F"/>
        </w:rPr>
        <w:t>进行解码</w:t>
      </w:r>
    </w:p>
    <w:p w:rsidR="00A26C45" w:rsidRDefault="00A26C45" w:rsidP="00A26C45">
      <w:pPr>
        <w:pStyle w:val="3"/>
        <w:shd w:val="clear" w:color="auto" w:fill="FFFFFF"/>
        <w:spacing w:before="0" w:beforeAutospacing="0" w:after="225" w:afterAutospacing="0"/>
        <w:rPr>
          <w:rFonts w:ascii="inherit" w:hAnsi="inherit" w:cs="Arial"/>
          <w:color w:val="2F2F2F"/>
          <w:sz w:val="33"/>
          <w:szCs w:val="33"/>
        </w:rPr>
      </w:pPr>
      <w:r>
        <w:rPr>
          <w:rFonts w:ascii="inherit" w:hAnsi="inherit" w:cs="Arial"/>
          <w:color w:val="2F2F2F"/>
          <w:sz w:val="33"/>
          <w:szCs w:val="33"/>
        </w:rPr>
        <w:t>代码案例</w:t>
      </w:r>
    </w:p>
    <w:p w:rsidR="00A26C45" w:rsidRDefault="00A26C45" w:rsidP="00A26C45">
      <w:pPr>
        <w:pStyle w:val="4"/>
        <w:shd w:val="clear" w:color="auto" w:fill="FFFFFF"/>
        <w:spacing w:before="0" w:after="225"/>
        <w:rPr>
          <w:rFonts w:ascii="inherit" w:hAnsi="inherit" w:cs="Arial"/>
          <w:color w:val="2F2F2F"/>
          <w:sz w:val="30"/>
          <w:szCs w:val="30"/>
        </w:rPr>
      </w:pPr>
      <w:r>
        <w:rPr>
          <w:rFonts w:ascii="inherit" w:hAnsi="inherit" w:cs="Arial"/>
          <w:color w:val="2F2F2F"/>
          <w:sz w:val="30"/>
          <w:szCs w:val="30"/>
        </w:rPr>
        <w:t>令牌解析（</w:t>
      </w:r>
      <w:r>
        <w:rPr>
          <w:rFonts w:ascii="inherit" w:hAnsi="inherit" w:cs="Arial"/>
          <w:color w:val="2F2F2F"/>
          <w:sz w:val="30"/>
          <w:szCs w:val="30"/>
        </w:rPr>
        <w:t xml:space="preserve">JWT </w:t>
      </w:r>
      <w:r>
        <w:rPr>
          <w:rFonts w:ascii="inherit" w:hAnsi="inherit" w:cs="Arial"/>
          <w:color w:val="2F2F2F"/>
          <w:sz w:val="30"/>
          <w:szCs w:val="30"/>
        </w:rPr>
        <w:t>对称加密）</w:t>
      </w:r>
    </w:p>
    <w:p w:rsidR="00A26C45" w:rsidRDefault="00A26C45" w:rsidP="00A26C45">
      <w:pPr>
        <w:pStyle w:val="a4"/>
        <w:shd w:val="clear" w:color="auto" w:fill="F7F7F7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资源服务器和授权服务器不在同一个应用，则需告诉资源服务器令牌如何存储与解析，并与授权服务器使用相同的密钥进行解密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@Configuration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@EnableResourceServer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class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OAuth2ResourceConfig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extends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ResourceServerConfigurerAdapter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TokenStore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tokenStore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JwtTokenStore(jwtAccessTokenConverter());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与授权服务器使用共同的密钥进行解析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JwtAccessTokenConverter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jwtAccessTokenConverter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JwtAccessTokenConverter converter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JwtAccessTokenConverter();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converter.setSigningKey(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"123"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converter;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>}</w:t>
      </w:r>
    </w:p>
    <w:p w:rsidR="00A26C45" w:rsidRDefault="00A26C45" w:rsidP="00A26C45">
      <w:pPr>
        <w:pStyle w:val="4"/>
        <w:shd w:val="clear" w:color="auto" w:fill="FFFFFF"/>
        <w:spacing w:before="0" w:after="225"/>
        <w:rPr>
          <w:rFonts w:ascii="inherit" w:hAnsi="inherit" w:cs="Arial"/>
          <w:color w:val="2F2F2F"/>
          <w:sz w:val="30"/>
          <w:szCs w:val="30"/>
        </w:rPr>
      </w:pPr>
      <w:r>
        <w:rPr>
          <w:rFonts w:ascii="inherit" w:hAnsi="inherit" w:cs="Arial"/>
          <w:color w:val="2F2F2F"/>
          <w:sz w:val="30"/>
          <w:szCs w:val="30"/>
        </w:rPr>
        <w:t>令牌解析（</w:t>
      </w:r>
      <w:r>
        <w:rPr>
          <w:rFonts w:ascii="inherit" w:hAnsi="inherit" w:cs="Arial"/>
          <w:color w:val="2F2F2F"/>
          <w:sz w:val="30"/>
          <w:szCs w:val="30"/>
        </w:rPr>
        <w:t xml:space="preserve">JWT </w:t>
      </w:r>
      <w:r>
        <w:rPr>
          <w:rFonts w:ascii="inherit" w:hAnsi="inherit" w:cs="Arial"/>
          <w:color w:val="2F2F2F"/>
          <w:sz w:val="30"/>
          <w:szCs w:val="30"/>
        </w:rPr>
        <w:t>非对称加密）</w:t>
      </w:r>
    </w:p>
    <w:p w:rsidR="00A26C45" w:rsidRDefault="00A26C45" w:rsidP="00B6448D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>非对称加密需要公钥，可以从本地获取，也可以从授权服务器提供的公钥端点获取</w:t>
      </w:r>
    </w:p>
    <w:p w:rsidR="00A26C45" w:rsidRDefault="00A26C45" w:rsidP="00B6448D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若本地获取不到公钥资源文件</w:t>
      </w:r>
      <w:r>
        <w:rPr>
          <w:rFonts w:ascii="Arial" w:hAnsi="Arial" w:cs="Arial"/>
          <w:color w:val="2F2F2F"/>
        </w:rPr>
        <w:t xml:space="preserve"> pubkey.txt </w:t>
      </w:r>
      <w:r>
        <w:rPr>
          <w:rFonts w:ascii="Arial" w:hAnsi="Arial" w:cs="Arial"/>
          <w:color w:val="2F2F2F"/>
        </w:rPr>
        <w:t>则从授权服务器端点获取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@Configuration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@EnableResourceServer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class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OAuth2ResourceConfig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extends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B58900"/>
          <w:sz w:val="18"/>
          <w:szCs w:val="18"/>
          <w:bdr w:val="none" w:sz="0" w:space="0" w:color="auto" w:frame="1"/>
        </w:rPr>
        <w:t>ResourceServerConfigurerAdapter</w:t>
      </w:r>
      <w:r>
        <w:rPr>
          <w:rStyle w:val="hljs-class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@Autowired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ResourceServerProperties resourceServerProperties;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TokenStore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tokenStore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JwtTokenStore(jwtAccessTokenConverter());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JwtAccessTokenConverter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jwtAccessTokenConverter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JwtAccessTokenConverter converter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JwtAccessTokenConverter();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设置用于解码的非对称加密的公钥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converter.setVerifierKey(getPubKey());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converter;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String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getPubKey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Resource resource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ClassPathResource(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"pubkey.txt"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try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(BufferedReader br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BufferedReader(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InputStreamReader(resource.getInputStream()))) 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System.out.println(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本地公钥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br.lines().collect(Collectors.joining(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"\n"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}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catch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(IOException ioe) 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getKeyFromAuthorizationServer();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String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getKeyFromAuthorizationServer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ObjectMapper objectMapper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ObjectMapper();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String pubKey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RestTemplate().getForObject(resourceServerProperties.getJwt().getKeyUri(), String.class);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try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Map map = objectMapper.readValue(pubKey, Map.class);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System.out.println(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联网公钥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map.get(</w:t>
      </w:r>
      <w:r>
        <w:rPr>
          <w:rStyle w:val="hljs-string"/>
          <w:rFonts w:ascii="Consolas" w:hAnsi="Consolas"/>
          <w:color w:val="2AA198"/>
          <w:sz w:val="18"/>
          <w:szCs w:val="18"/>
          <w:bdr w:val="none" w:sz="0" w:space="0" w:color="auto" w:frame="1"/>
        </w:rPr>
        <w:t>"value"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).toString();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}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catch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(IOException e) 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    e.printStackTrace();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null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}</w:t>
      </w:r>
    </w:p>
    <w:p w:rsidR="00A26C45" w:rsidRDefault="00A26C45" w:rsidP="00A26C45">
      <w:pPr>
        <w:pStyle w:val="4"/>
        <w:shd w:val="clear" w:color="auto" w:fill="FFFFFF"/>
        <w:spacing w:before="0" w:after="225"/>
        <w:rPr>
          <w:rFonts w:ascii="inherit" w:hAnsi="inherit" w:cs="Arial"/>
          <w:color w:val="2F2F2F"/>
          <w:sz w:val="30"/>
          <w:szCs w:val="30"/>
        </w:rPr>
      </w:pPr>
      <w:r>
        <w:rPr>
          <w:rFonts w:ascii="inherit" w:hAnsi="inherit" w:cs="Arial"/>
          <w:color w:val="2F2F2F"/>
          <w:sz w:val="30"/>
          <w:szCs w:val="30"/>
        </w:rPr>
        <w:t>令牌解析（通过访问授权服务器解析令牌</w:t>
      </w:r>
      <w:r>
        <w:rPr>
          <w:rFonts w:ascii="inherit" w:hAnsi="inherit" w:cs="Arial"/>
          <w:color w:val="2F2F2F"/>
          <w:sz w:val="30"/>
          <w:szCs w:val="30"/>
        </w:rPr>
        <w:t>-</w:t>
      </w:r>
      <w:r>
        <w:rPr>
          <w:rFonts w:ascii="inherit" w:hAnsi="inherit" w:cs="Arial"/>
          <w:color w:val="2F2F2F"/>
          <w:sz w:val="30"/>
          <w:szCs w:val="30"/>
        </w:rPr>
        <w:t>适用</w:t>
      </w:r>
      <w:r>
        <w:rPr>
          <w:rFonts w:ascii="inherit" w:hAnsi="inherit" w:cs="Arial"/>
          <w:color w:val="2F2F2F"/>
          <w:sz w:val="30"/>
          <w:szCs w:val="30"/>
        </w:rPr>
        <w:t xml:space="preserve"> JDBC</w:t>
      </w:r>
      <w:r>
        <w:rPr>
          <w:rFonts w:ascii="inherit" w:hAnsi="inherit" w:cs="Arial"/>
          <w:color w:val="2F2F2F"/>
          <w:sz w:val="30"/>
          <w:szCs w:val="30"/>
        </w:rPr>
        <w:t>、内存存储）</w:t>
      </w:r>
    </w:p>
    <w:p w:rsidR="00A26C45" w:rsidRDefault="00A26C45" w:rsidP="00B6448D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  <w:sz w:val="24"/>
          <w:szCs w:val="24"/>
        </w:rPr>
      </w:pPr>
      <w:r>
        <w:rPr>
          <w:rFonts w:ascii="Arial" w:hAnsi="Arial" w:cs="Arial"/>
          <w:color w:val="2F2F2F"/>
        </w:rPr>
        <w:t>资源服务器通过访问授权服务器</w:t>
      </w:r>
      <w:r>
        <w:rPr>
          <w:rFonts w:ascii="Arial" w:hAnsi="Arial" w:cs="Arial"/>
          <w:color w:val="2F2F2F"/>
        </w:rPr>
        <w:t xml:space="preserve"> /oauth/check_token </w:t>
      </w:r>
      <w:r>
        <w:rPr>
          <w:rFonts w:ascii="Arial" w:hAnsi="Arial" w:cs="Arial"/>
          <w:color w:val="2F2F2F"/>
        </w:rPr>
        <w:t>端点解析令牌需要使用</w:t>
      </w:r>
      <w:r>
        <w:rPr>
          <w:rFonts w:ascii="Arial" w:hAnsi="Arial" w:cs="Arial"/>
          <w:color w:val="2F2F2F"/>
        </w:rPr>
        <w:t xml:space="preserve"> RemoteTokenServices</w:t>
      </w:r>
    </w:p>
    <w:p w:rsidR="00A26C45" w:rsidRDefault="00A26C45" w:rsidP="00B6448D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并且使用</w:t>
      </w:r>
      <w:r>
        <w:rPr>
          <w:rFonts w:ascii="Arial" w:hAnsi="Arial" w:cs="Arial"/>
          <w:color w:val="2F2F2F"/>
        </w:rPr>
        <w:t xml:space="preserve"> DefaultAccessTokenConverter </w:t>
      </w:r>
      <w:r>
        <w:rPr>
          <w:rFonts w:ascii="Arial" w:hAnsi="Arial" w:cs="Arial"/>
          <w:color w:val="2F2F2F"/>
        </w:rPr>
        <w:t>来实现令牌数据的存储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@Autowired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OAuth2ClientProperties oAuth2ClientProperties;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@Autowired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private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AuthorizationServerProperties authorizationServerProperties;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ResourceServerTokenServices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tokenServices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RemoteTokenServices remoteTokenServices =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RemoteTokenServices();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remoteTokenServices.setCheckTokenEndpointUrl(authorizationServerProperties.getCheckTokenAccess());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remoteTokenServices.setClientId(oAuth2ClientProperties.getClientId());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remoteTokenServices.setClientSecret(oAuth2ClientProperties.getClientSecret());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remoteTokenServices.setAccessTokenConverter(accessTokenConverter());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remoteTokenServices;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657B83"/>
          <w:sz w:val="18"/>
          <w:szCs w:val="18"/>
          <w:bdr w:val="none" w:sz="0" w:space="0" w:color="auto" w:frame="1"/>
        </w:rPr>
        <w:t>@Bean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AccessTokenConverter </w:t>
      </w:r>
      <w:r>
        <w:rPr>
          <w:rStyle w:val="hljs-title"/>
          <w:rFonts w:ascii="Consolas" w:hAnsi="Consolas"/>
          <w:color w:val="268BD2"/>
          <w:sz w:val="18"/>
          <w:szCs w:val="18"/>
          <w:bdr w:val="none" w:sz="0" w:space="0" w:color="auto" w:frame="1"/>
        </w:rPr>
        <w:t>accessTokenConverter</w:t>
      </w:r>
      <w:r>
        <w:rPr>
          <w:rStyle w:val="hljs-params"/>
          <w:rFonts w:ascii="Consolas" w:hAnsi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{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DefaultAccessTokenConverter();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</w:p>
    <w:p w:rsidR="00A26C45" w:rsidRDefault="00A26C45" w:rsidP="00B6448D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修改配置文件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security: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oauth2: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client: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clientId: resource1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clientSecret: secret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userAuthorizationUri: http: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//localhost:9005/oauth/authorize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grant-type: password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scope: read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access-token-uri: http: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//localhost:9005/oauth/token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resource: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userInfoUri: http: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//localhost:9005/user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authorization: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  check-token-access: http:</w:t>
      </w:r>
      <w:r>
        <w:rPr>
          <w:rStyle w:val="hljs-comment"/>
          <w:rFonts w:ascii="Consolas" w:hAnsi="Consolas"/>
          <w:color w:val="93A1A1"/>
          <w:sz w:val="18"/>
          <w:szCs w:val="18"/>
          <w:bdr w:val="none" w:sz="0" w:space="0" w:color="auto" w:frame="1"/>
        </w:rPr>
        <w:t>//localhost:9005/oauth/check_token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basic:</w:t>
      </w:r>
    </w:p>
    <w:p w:rsidR="00A26C45" w:rsidRDefault="00A26C45" w:rsidP="00A26C4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/>
          <w:color w:val="657B83"/>
          <w:sz w:val="20"/>
          <w:szCs w:val="20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 xml:space="preserve">    enabled: </w:t>
      </w:r>
      <w:r>
        <w:rPr>
          <w:rStyle w:val="hljs-literal"/>
          <w:rFonts w:ascii="Consolas" w:hAnsi="Consolas"/>
          <w:color w:val="657B83"/>
          <w:sz w:val="18"/>
          <w:szCs w:val="18"/>
          <w:bdr w:val="none" w:sz="0" w:space="0" w:color="auto" w:frame="1"/>
        </w:rPr>
        <w:t>false</w:t>
      </w:r>
    </w:p>
    <w:p w:rsidR="00A26C45" w:rsidRPr="00A26C45" w:rsidRDefault="00A26C45" w:rsidP="00A26C45">
      <w:pPr>
        <w:widowControl/>
        <w:shd w:val="clear" w:color="auto" w:fill="FFFFFF"/>
        <w:spacing w:before="300"/>
        <w:jc w:val="left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  <w:r w:rsidRPr="00A26C4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 xml:space="preserve">Spring Security </w:t>
      </w:r>
      <w:r w:rsidRPr="00A26C4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与</w:t>
      </w:r>
      <w:r w:rsidRPr="00A26C4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 xml:space="preserve"> OAuth2</w:t>
      </w:r>
      <w:r w:rsidRPr="00A26C4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（客户端）</w:t>
      </w:r>
    </w:p>
    <w:p w:rsidR="00A26C45" w:rsidRPr="00A26C45" w:rsidRDefault="00A26C45" w:rsidP="00A26C45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A26C45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client(</w:t>
      </w:r>
      <w:r w:rsidRPr="00A26C45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客户端</w:t>
      </w:r>
      <w:r w:rsidRPr="00A26C45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) </w:t>
      </w:r>
      <w:r w:rsidRPr="00A26C45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（改篇文章尚未修改，仅供参考）</w:t>
      </w:r>
    </w:p>
    <w:p w:rsidR="00A26C45" w:rsidRPr="00A26C45" w:rsidRDefault="00A26C45" w:rsidP="00B6448D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OAuth2 </w:t>
      </w: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客户端的实现方式没有太多任何规定，可自行编写登录逻辑</w:t>
      </w:r>
    </w:p>
    <w:p w:rsidR="00A26C45" w:rsidRPr="00A26C45" w:rsidRDefault="00A26C45" w:rsidP="00B6448D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也可使用</w:t>
      </w: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OAuth2 </w:t>
      </w: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提供的</w:t>
      </w: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A26C4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@EnableOAuth2Sso</w:t>
      </w: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注解实现单点登录，该注解会添加身份验证过滤器替我们完成所有操作，只需在配置文件里添加授权服务器和资源服务器的配置即可</w:t>
      </w:r>
    </w:p>
    <w:p w:rsidR="00A26C45" w:rsidRPr="00A26C45" w:rsidRDefault="00A26C45" w:rsidP="00A26C45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添加配置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server: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port: </w:t>
      </w:r>
      <w:r w:rsidRPr="00A26C45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8083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security: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oauth2: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sso: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loginPath: /login   # 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登录路径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client: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clientId: client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clientSecret: secret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userAuthorizationUri: http: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//localhost:8081/oauth/authorize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access-token-uri: http: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//localhost:8081/oauth/token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resource: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userInfoUri: http: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//localhost:8082/user</w:t>
      </w:r>
    </w:p>
    <w:p w:rsidR="00A26C45" w:rsidRPr="00A26C45" w:rsidRDefault="00A26C45" w:rsidP="00A26C45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添加</w:t>
      </w: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Security </w:t>
      </w: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配置，并启动</w:t>
      </w: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@EnableOAuthSso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@Configuration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@EnableOAuth2Sso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WebSecurityConfig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extends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WebSecurityConfigurerAdapter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@Override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protected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configure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(HttpSecurity http) </w:t>
      </w: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 {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http.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// 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禁用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CSRF 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跨站伪造请求，便于测试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csrf().disable()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// 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验证所有请求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.authorizeRequests()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.anyRequest()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.authenticated()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        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允许访问首页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.antMatchers(</w:t>
      </w:r>
      <w:r w:rsidRPr="00A26C45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"/"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</w:t>
      </w:r>
      <w:r w:rsidRPr="00A26C45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"/login"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).permitAll()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.and()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// 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设置登出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URL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为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/logout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.logout().logoutUrl(</w:t>
      </w:r>
      <w:r w:rsidRPr="00A26C45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"/logout"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).permitAll()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.logoutSuccessUrl(</w:t>
      </w:r>
      <w:r w:rsidRPr="00A26C45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"/"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.and()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.sessionManagement()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.sessionCreationPolicy(SessionCreationPolicy.STATELESS);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A26C45" w:rsidRPr="00A26C45" w:rsidRDefault="00A26C45" w:rsidP="00A26C45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下面是测试用的控制类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@RestController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HelloController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@GetMapping(</w:t>
      </w:r>
      <w:r w:rsidRPr="00A26C45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"/"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String </w:t>
      </w:r>
      <w:r w:rsidRPr="00A26C45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welcome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{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"welcome"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A26C45" w:rsidRPr="00A26C45" w:rsidRDefault="00A26C45" w:rsidP="00B6448D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测试</w:t>
      </w:r>
    </w:p>
    <w:p w:rsidR="00A26C45" w:rsidRPr="00A26C45" w:rsidRDefault="00A26C45" w:rsidP="00A26C45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访问</w:t>
      </w: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localhost:9007/login</w:t>
      </w:r>
    </w:p>
    <w:p w:rsidR="00A26C45" w:rsidRPr="00A26C45" w:rsidRDefault="00A26C45" w:rsidP="00A26C45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但此时会出现</w:t>
      </w: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Authentication Failed: Could not obtain access token</w:t>
      </w:r>
    </w:p>
    <w:p w:rsidR="00A26C45" w:rsidRPr="00A26C45" w:rsidRDefault="00A26C45" w:rsidP="00B6448D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上面问题我查找了下，以下是某网友给出的答复</w:t>
      </w:r>
    </w:p>
    <w:p w:rsidR="00A26C45" w:rsidRPr="00A26C45" w:rsidRDefault="00A26C45" w:rsidP="00A26C45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Centinul as you've figured out this happens due to a cookie conflict, unfortunately cookies don't respect the port numbers. And so both Apps interfere with each other since both are setting JSESSIONID. There are two easy workarounds: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1.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use server.context-path to move each App to different paths, note that you need to </w:t>
      </w: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do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this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for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both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2.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A26C45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set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the server.session.cookie.name </w:t>
      </w:r>
      <w:r w:rsidRPr="00A26C45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for</w:t>
      </w: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one App to something different, e.g., APPSESSIONID</w:t>
      </w:r>
    </w:p>
    <w:p w:rsidR="00A26C45" w:rsidRPr="00A26C45" w:rsidRDefault="00A26C45" w:rsidP="00A26C45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I would suggest to put this workaround in a profile that you activate for localhost only.</w:t>
      </w:r>
    </w:p>
    <w:p w:rsidR="00A26C45" w:rsidRPr="00A26C45" w:rsidRDefault="00A26C45" w:rsidP="00B6448D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26C45">
        <w:rPr>
          <w:rFonts w:ascii="Arial" w:eastAsia="宋体" w:hAnsi="Arial" w:cs="Arial"/>
          <w:color w:val="2F2F2F"/>
          <w:kern w:val="0"/>
          <w:sz w:val="24"/>
          <w:szCs w:val="24"/>
        </w:rPr>
        <w:t>修改配置文件，添加以下内容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# SESSION COOKIE 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冲突</w:t>
      </w:r>
      <w:r w:rsidRPr="00A26C45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session: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cookie:</w:t>
      </w:r>
    </w:p>
    <w:p w:rsidR="00A26C45" w:rsidRPr="00A26C45" w:rsidRDefault="00A26C45" w:rsidP="00A26C4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20"/>
          <w:szCs w:val="20"/>
        </w:rPr>
      </w:pPr>
      <w:r w:rsidRPr="00A26C45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name: APPSESSIONID</w:t>
      </w:r>
    </w:p>
    <w:p w:rsidR="00B6448D" w:rsidRPr="00B6448D" w:rsidRDefault="00B6448D" w:rsidP="00B6448D">
      <w:pPr>
        <w:widowControl/>
        <w:shd w:val="clear" w:color="auto" w:fill="FFFFFF"/>
        <w:spacing w:before="300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</w:pPr>
      <w:r w:rsidRPr="00B6448D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 xml:space="preserve">Spring Security </w:t>
      </w:r>
      <w:r w:rsidRPr="00B6448D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与</w:t>
      </w:r>
      <w:r w:rsidRPr="00B6448D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 xml:space="preserve"> OAuth2</w:t>
      </w:r>
      <w:r w:rsidRPr="00B6448D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（相关类参考）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AuthorizationServerConfigurerAdapter</w:t>
      </w:r>
    </w:p>
    <w:p w:rsidR="00B6448D" w:rsidRPr="00B6448D" w:rsidRDefault="00B6448D" w:rsidP="00B6448D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通过继承该类并重写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configure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方法来配置授权服务器：</w:t>
      </w:r>
    </w:p>
    <w:p w:rsidR="00B6448D" w:rsidRPr="00B6448D" w:rsidRDefault="00B6448D" w:rsidP="00B6448D">
      <w:pPr>
        <w:widowControl/>
        <w:numPr>
          <w:ilvl w:val="1"/>
          <w:numId w:val="31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configure(AuthorizationServerEndpointsConfigurer endpoints)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：配置授权服务器端点，如令牌存储，令牌自定义，用户批准和授权类型，不包括端点安全配置</w:t>
      </w:r>
    </w:p>
    <w:p w:rsidR="00B6448D" w:rsidRPr="00B6448D" w:rsidRDefault="00B6448D" w:rsidP="00B6448D">
      <w:pPr>
        <w:widowControl/>
        <w:numPr>
          <w:ilvl w:val="1"/>
          <w:numId w:val="31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configure(AuthorizationServerSecurityConfigurer oauthServer)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：配置授权服务器端点的安全</w:t>
      </w:r>
    </w:p>
    <w:p w:rsidR="00B6448D" w:rsidRPr="00B6448D" w:rsidRDefault="00B6448D" w:rsidP="00B6448D">
      <w:pPr>
        <w:widowControl/>
        <w:numPr>
          <w:ilvl w:val="1"/>
          <w:numId w:val="31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configure(ClientDetailsServiceConfigurer clients)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：配置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ClientDetailsService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也就是客户端属性信息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ResourceServerConfigurerAdapter</w:t>
      </w:r>
    </w:p>
    <w:p w:rsidR="00B6448D" w:rsidRPr="00B6448D" w:rsidRDefault="00B6448D" w:rsidP="00B6448D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通过继承该类并重写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configure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方法来配置资源服务器：</w:t>
      </w:r>
    </w:p>
    <w:p w:rsidR="00B6448D" w:rsidRPr="00B6448D" w:rsidRDefault="00B6448D" w:rsidP="00B6448D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configure(org.springframework.security.config.annotation.web.builders.HttpSecurity http)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：配置资源的访问规则</w:t>
      </w:r>
    </w:p>
    <w:p w:rsidR="00B6448D" w:rsidRPr="00B6448D" w:rsidRDefault="00B6448D" w:rsidP="00B6448D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configure(ResourceServerSecurityConfigurer resources)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：添加资源服务器特定的属性（如资源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ID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），默认值适用于很多情况，但至少需要修改下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ID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TokenStore</w:t>
      </w:r>
    </w:p>
    <w:p w:rsidR="00B6448D" w:rsidRPr="00B6448D" w:rsidRDefault="00B6448D" w:rsidP="00B6448D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OAuth2 Token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（令牌）持久化接口，用于定义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Token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如何存储，它有几个实现类：</w:t>
      </w:r>
    </w:p>
    <w:p w:rsidR="00B6448D" w:rsidRPr="00B6448D" w:rsidRDefault="00B6448D" w:rsidP="00B6448D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InMemoryTokenStore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：实现了在内存中存储令牌</w:t>
      </w:r>
    </w:p>
    <w:p w:rsidR="00B6448D" w:rsidRPr="00B6448D" w:rsidRDefault="00B6448D" w:rsidP="00B6448D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JdbcTokenStore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：通过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JDBC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方式存储令牌</w:t>
      </w:r>
    </w:p>
    <w:p w:rsidR="00B6448D" w:rsidRPr="00B6448D" w:rsidRDefault="00B6448D" w:rsidP="00B6448D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JwtTokenStore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：通过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JWT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方式存储令牌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TokenEnhancer</w:t>
      </w:r>
    </w:p>
    <w:p w:rsidR="00B6448D" w:rsidRPr="00B6448D" w:rsidRDefault="00B6448D" w:rsidP="00B6448D">
      <w:pPr>
        <w:widowControl/>
        <w:numPr>
          <w:ilvl w:val="0"/>
          <w:numId w:val="3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可用于自定义令牌策略，在令牌被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AuthorizationServerTokenServices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的实现存储之前增强令牌的策略，它有两个实现类：</w:t>
      </w:r>
    </w:p>
    <w:p w:rsidR="00B6448D" w:rsidRPr="00B6448D" w:rsidRDefault="00B6448D" w:rsidP="00B6448D">
      <w:pPr>
        <w:widowControl/>
        <w:numPr>
          <w:ilvl w:val="1"/>
          <w:numId w:val="3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JwtAccessTokenConverter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：用于令牌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JWT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编码与解码</w:t>
      </w:r>
    </w:p>
    <w:p w:rsidR="00B6448D" w:rsidRPr="00B6448D" w:rsidRDefault="00B6448D" w:rsidP="00B6448D">
      <w:pPr>
        <w:widowControl/>
        <w:numPr>
          <w:ilvl w:val="1"/>
          <w:numId w:val="3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TokenEnhancerChain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：一个令牌链，可以存放多个令牌，并循环的遍历令牌并将结果传递给下一个令牌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lastRenderedPageBreak/>
        <w:t>TokenEndpoint</w:t>
      </w:r>
    </w:p>
    <w:p w:rsidR="00B6448D" w:rsidRPr="00B6448D" w:rsidRDefault="00B6448D" w:rsidP="00B6448D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该类根据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OAuth2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规范实现了令牌端点，客户端必须使用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Spring Security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身份验证来访问此端点，并从身份验证令牌客户端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ID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，根据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OAuth2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规范，使用标准的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Spring Security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的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HTTP Basic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验证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AuthorizationServerTokenServices</w:t>
      </w:r>
    </w:p>
    <w:p w:rsidR="00B6448D" w:rsidRPr="00B6448D" w:rsidRDefault="00B6448D" w:rsidP="00B6448D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该接口定义了一些操作可以对令牌进行一些管理，包含了三个方法声明：</w:t>
      </w:r>
    </w:p>
    <w:p w:rsidR="00B6448D" w:rsidRPr="00B6448D" w:rsidRDefault="00B6448D" w:rsidP="00B6448D">
      <w:pPr>
        <w:widowControl/>
        <w:numPr>
          <w:ilvl w:val="1"/>
          <w:numId w:val="3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createAccessToken(OAuth2Authentication authentication)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：从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OAuth2Authentication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对象中创建令牌</w:t>
      </w:r>
    </w:p>
    <w:p w:rsidR="00B6448D" w:rsidRPr="00B6448D" w:rsidRDefault="00B6448D" w:rsidP="00B6448D">
      <w:pPr>
        <w:widowControl/>
        <w:numPr>
          <w:ilvl w:val="1"/>
          <w:numId w:val="3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getAccessToken(OAuth2Authentication authentication)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：从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OAuth2Authentication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对象中获取令牌</w:t>
      </w:r>
    </w:p>
    <w:p w:rsidR="00B6448D" w:rsidRPr="00B6448D" w:rsidRDefault="00B6448D" w:rsidP="00B6448D">
      <w:pPr>
        <w:widowControl/>
        <w:numPr>
          <w:ilvl w:val="1"/>
          <w:numId w:val="36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refreshAccessToken(String refreshToken, TokenRequest tokenRequest)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：刷新令牌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OAuth2AuthenticationDetails</w:t>
      </w:r>
    </w:p>
    <w:p w:rsidR="00B6448D" w:rsidRPr="00B6448D" w:rsidRDefault="00B6448D" w:rsidP="00B6448D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HTTP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请求中资源所有者（用户）相关的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OAuth2 Authentication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（身份验证）信息，它可通过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SecurityContext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获得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Authentication authentication = SecurityContextHolder.getContext().getAuthentication();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Object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details = authentication.getDetails();</w:t>
      </w:r>
    </w:p>
    <w:p w:rsidR="00B6448D" w:rsidRPr="00B6448D" w:rsidRDefault="00B6448D" w:rsidP="00B6448D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它有几个方法：</w:t>
      </w:r>
    </w:p>
    <w:p w:rsidR="00B6448D" w:rsidRPr="00B6448D" w:rsidRDefault="00B6448D" w:rsidP="00B6448D">
      <w:pPr>
        <w:widowControl/>
        <w:numPr>
          <w:ilvl w:val="1"/>
          <w:numId w:val="38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getDecodedDetails()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</w:t>
      </w:r>
    </w:p>
    <w:p w:rsidR="00B6448D" w:rsidRPr="00B6448D" w:rsidRDefault="00B6448D" w:rsidP="00B6448D">
      <w:pPr>
        <w:widowControl/>
        <w:numPr>
          <w:ilvl w:val="1"/>
          <w:numId w:val="38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getRemoteAddress()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Authentication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（身份验证）请求的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TCP/IP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地址</w:t>
      </w:r>
    </w:p>
    <w:p w:rsidR="00B6448D" w:rsidRPr="00B6448D" w:rsidRDefault="00B6448D" w:rsidP="00B6448D">
      <w:pPr>
        <w:widowControl/>
        <w:numPr>
          <w:ilvl w:val="1"/>
          <w:numId w:val="38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getSessionId()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Authentication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（身份验证）请求的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SessionID</w:t>
      </w:r>
    </w:p>
    <w:p w:rsidR="00B6448D" w:rsidRPr="00B6448D" w:rsidRDefault="00B6448D" w:rsidP="00B6448D">
      <w:pPr>
        <w:widowControl/>
        <w:numPr>
          <w:ilvl w:val="1"/>
          <w:numId w:val="38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getTokenValue()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：请求中包含的的令牌信息（通常在请求头中）</w:t>
      </w:r>
    </w:p>
    <w:p w:rsidR="00B6448D" w:rsidRPr="00B6448D" w:rsidRDefault="00B6448D" w:rsidP="00B6448D">
      <w:pPr>
        <w:widowControl/>
        <w:numPr>
          <w:ilvl w:val="1"/>
          <w:numId w:val="38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setDecodedDetails(Object decodedDetails)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：设置令牌</w:t>
      </w:r>
    </w:p>
    <w:p w:rsidR="00B6448D" w:rsidRPr="00B6448D" w:rsidRDefault="00B6448D" w:rsidP="00B6448D">
      <w:pPr>
        <w:widowControl/>
        <w:numPr>
          <w:ilvl w:val="1"/>
          <w:numId w:val="38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getDecodedDetails()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：解码请求中包含的令牌</w:t>
      </w:r>
    </w:p>
    <w:p w:rsidR="00B6448D" w:rsidRPr="00B6448D" w:rsidRDefault="00B6448D" w:rsidP="00B6448D">
      <w:pPr>
        <w:widowControl/>
        <w:numPr>
          <w:ilvl w:val="1"/>
          <w:numId w:val="38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getTokenType()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：获取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Token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类型，例如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Bearer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ResourceServerTokenServices</w:t>
      </w:r>
    </w:p>
    <w:p w:rsidR="00B6448D" w:rsidRPr="00B6448D" w:rsidRDefault="00B6448D" w:rsidP="00B6448D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令牌业务类接口，它定义了两个方法：</w:t>
      </w:r>
    </w:p>
    <w:p w:rsidR="00B6448D" w:rsidRPr="00B6448D" w:rsidRDefault="00B6448D" w:rsidP="00B6448D">
      <w:pPr>
        <w:widowControl/>
        <w:numPr>
          <w:ilvl w:val="1"/>
          <w:numId w:val="39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loadAuthentication(String accessToken)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：加载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Authentication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验证信息</w:t>
      </w:r>
    </w:p>
    <w:p w:rsidR="00B6448D" w:rsidRPr="00B6448D" w:rsidRDefault="00B6448D" w:rsidP="00B6448D">
      <w:pPr>
        <w:widowControl/>
        <w:numPr>
          <w:ilvl w:val="1"/>
          <w:numId w:val="39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readAccessToken(String accessToken)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：读取令牌</w:t>
      </w:r>
    </w:p>
    <w:p w:rsidR="00B6448D" w:rsidRPr="00B6448D" w:rsidRDefault="00B6448D" w:rsidP="00B6448D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它有两个实现类：</w:t>
      </w:r>
    </w:p>
    <w:p w:rsidR="00B6448D" w:rsidRPr="00B6448D" w:rsidRDefault="00B6448D" w:rsidP="00B6448D">
      <w:pPr>
        <w:widowControl/>
        <w:numPr>
          <w:ilvl w:val="1"/>
          <w:numId w:val="39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DefaultTokenServices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：详情看下面</w:t>
      </w:r>
    </w:p>
    <w:p w:rsidR="00B6448D" w:rsidRPr="00B6448D" w:rsidRDefault="00B6448D" w:rsidP="00B6448D">
      <w:pPr>
        <w:widowControl/>
        <w:numPr>
          <w:ilvl w:val="1"/>
          <w:numId w:val="39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RemoteTokenServices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：通过访问授权服务器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/check_token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端点来获取、解析令牌，如果端点返回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400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相应则表示该令牌无效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DefaultTokenServices</w:t>
      </w:r>
    </w:p>
    <w:p w:rsidR="00B6448D" w:rsidRPr="00B6448D" w:rsidRDefault="00B6448D" w:rsidP="00B6448D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该类主要实现了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ResourceServerTokenServices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、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AuthorizationServerTokenServices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、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ConsumerTokenServices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三个接口</w:t>
      </w:r>
    </w:p>
    <w:p w:rsidR="00B6448D" w:rsidRPr="00B6448D" w:rsidRDefault="00B6448D" w:rsidP="00B6448D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它包含了令牌业务的实现，如创建令牌、读取令牌、刷新令牌、撤销令牌、获取客户端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ID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。默认的当尝试创建一个令牌时，是使用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UUID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随机值进行填充的</w:t>
      </w:r>
    </w:p>
    <w:p w:rsidR="00B6448D" w:rsidRPr="00B6448D" w:rsidRDefault="00B6448D" w:rsidP="00B6448D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除了持久化令牌是委托一个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TokenStore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接口实现以外，这个类几乎帮你做了所有事情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AuthorizationEndpoint</w:t>
      </w:r>
    </w:p>
    <w:p w:rsidR="00B6448D" w:rsidRPr="00B6448D" w:rsidRDefault="00B6448D" w:rsidP="00B6448D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该类根据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OAuth2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规范实现了授权端点，如果授权类型是授权码模式，则处理用户批准，令牌是从令牌端点获得的，默认是支持除了密码授权外所有标准授权类型</w:t>
      </w:r>
    </w:p>
    <w:p w:rsidR="00B6448D" w:rsidRPr="00B6448D" w:rsidRDefault="00B6448D" w:rsidP="00B6448D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它使用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AuthorizationServerEndpointsConfigurer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该类实例对象来进行配置，它可配置以下属性：</w:t>
      </w:r>
    </w:p>
    <w:p w:rsidR="00B6448D" w:rsidRPr="00B6448D" w:rsidRDefault="00B6448D" w:rsidP="00B6448D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authenticationManager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：认证管理器，当你选择了资源所有者密码（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password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）授权类型的时候，请设置这个属性注入一个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AuthenticationManager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对象</w:t>
      </w:r>
    </w:p>
    <w:p w:rsidR="00B6448D" w:rsidRPr="00B6448D" w:rsidRDefault="00B6448D" w:rsidP="00B6448D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userDetailsService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：可定义自己的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UserDetailsService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接口实现</w:t>
      </w:r>
    </w:p>
    <w:p w:rsidR="00B6448D" w:rsidRPr="00B6448D" w:rsidRDefault="00B6448D" w:rsidP="00B6448D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authorizationCodeServices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：用来设置收取码服务的（即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AuthorizationCodeServices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的实例对象），主要用于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"authorization_code"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授权码类型模式</w:t>
      </w:r>
    </w:p>
    <w:p w:rsidR="00B6448D" w:rsidRPr="00B6448D" w:rsidRDefault="00B6448D" w:rsidP="00B6448D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implicitGrantService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：这个属性用于设置隐式授权模式，用来管理隐式授权模式的状态</w:t>
      </w:r>
    </w:p>
    <w:p w:rsidR="00B6448D" w:rsidRPr="00B6448D" w:rsidRDefault="00B6448D" w:rsidP="00B6448D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tokenGranter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：完全自定义授权服务实现（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TokenGranter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接口实现），只有当标准的四种授权模式已无法满足需求时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OAuth2AuthenticationProcessingFilter</w:t>
      </w:r>
    </w:p>
    <w:p w:rsidR="00B6448D" w:rsidRPr="00B6448D" w:rsidRDefault="00B6448D" w:rsidP="00B6448D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OAuth2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受保护资源的预设认证过滤器，从请求中提取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OAuth2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令牌，并将令牌传入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OAuth2Authentication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，（如果与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OAuth2AuthenticationManager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结合使用）传入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Spring Security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上下文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ClientDetailsService</w:t>
      </w:r>
    </w:p>
    <w:p w:rsidR="00B6448D" w:rsidRPr="00B6448D" w:rsidRDefault="00B6448D" w:rsidP="00B6448D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提供有关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OAuth2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客户端的详细信息的服务，该接口仅声明了一个方法：</w:t>
      </w:r>
    </w:p>
    <w:p w:rsidR="00B6448D" w:rsidRPr="00B6448D" w:rsidRDefault="00B6448D" w:rsidP="00B6448D">
      <w:pPr>
        <w:widowControl/>
        <w:numPr>
          <w:ilvl w:val="1"/>
          <w:numId w:val="43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loadClientByClientId(String clientId)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：通过客户端名字加载客户端详情</w:t>
      </w:r>
    </w:p>
    <w:p w:rsidR="00B6448D" w:rsidRPr="00B6448D" w:rsidRDefault="00B6448D" w:rsidP="00B6448D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它有两个实现类：</w:t>
      </w:r>
    </w:p>
    <w:p w:rsidR="00B6448D" w:rsidRPr="00B6448D" w:rsidRDefault="00B6448D" w:rsidP="00B6448D">
      <w:pPr>
        <w:widowControl/>
        <w:numPr>
          <w:ilvl w:val="1"/>
          <w:numId w:val="43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InMemoryClientDetailsService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：客户端详细信息服务的内存实现</w:t>
      </w:r>
    </w:p>
    <w:p w:rsidR="00B6448D" w:rsidRPr="00B6448D" w:rsidRDefault="00B6448D" w:rsidP="00B6448D">
      <w:pPr>
        <w:widowControl/>
        <w:numPr>
          <w:ilvl w:val="1"/>
          <w:numId w:val="43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JdbcClientDetailsService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：客户端详细信息服务的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JDBC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实现，它会从数据库中读取客户端详情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AccessTokenConverter</w:t>
      </w:r>
    </w:p>
    <w:p w:rsidR="00B6448D" w:rsidRPr="00B6448D" w:rsidRDefault="00B6448D" w:rsidP="00B6448D">
      <w:pPr>
        <w:widowControl/>
        <w:numPr>
          <w:ilvl w:val="0"/>
          <w:numId w:val="4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令牌服务实现的转换器接口，用于将令牌数据存储在令牌中</w:t>
      </w:r>
    </w:p>
    <w:p w:rsidR="00B6448D" w:rsidRPr="00B6448D" w:rsidRDefault="00B6448D" w:rsidP="00B6448D">
      <w:pPr>
        <w:widowControl/>
        <w:numPr>
          <w:ilvl w:val="0"/>
          <w:numId w:val="4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它有两个实现类：</w:t>
      </w:r>
    </w:p>
    <w:p w:rsidR="00B6448D" w:rsidRPr="00B6448D" w:rsidRDefault="00B6448D" w:rsidP="00B6448D">
      <w:pPr>
        <w:widowControl/>
        <w:numPr>
          <w:ilvl w:val="1"/>
          <w:numId w:val="4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JwtAccessTokenConverter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：用于令牌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JWT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编码与解码</w:t>
      </w:r>
    </w:p>
    <w:p w:rsidR="00B6448D" w:rsidRPr="00B6448D" w:rsidRDefault="00B6448D" w:rsidP="00B6448D">
      <w:pPr>
        <w:widowControl/>
        <w:numPr>
          <w:ilvl w:val="1"/>
          <w:numId w:val="4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DefaultAccessTokenConverter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AccessTokenConverter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的默认实现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OAuth2AccessToken</w:t>
      </w:r>
    </w:p>
    <w:p w:rsidR="00B6448D" w:rsidRPr="00B6448D" w:rsidRDefault="00B6448D" w:rsidP="00B6448D">
      <w:pPr>
        <w:widowControl/>
        <w:numPr>
          <w:ilvl w:val="0"/>
          <w:numId w:val="4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OAuth2 Token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（令牌）实体类，包含了令牌、类型（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Bearer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）、失效时间等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OAuth2ClientProperties</w:t>
      </w:r>
    </w:p>
    <w:p w:rsidR="00B6448D" w:rsidRPr="00B6448D" w:rsidRDefault="00B6448D" w:rsidP="00B6448D">
      <w:pPr>
        <w:widowControl/>
        <w:numPr>
          <w:ilvl w:val="0"/>
          <w:numId w:val="4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OAuth2 Client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（客户端）属性配置实体类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OAuth2ProtectedResourceDetails</w:t>
      </w:r>
    </w:p>
    <w:p w:rsidR="00B6448D" w:rsidRPr="00B6448D" w:rsidRDefault="00B6448D" w:rsidP="00B6448D">
      <w:pPr>
        <w:widowControl/>
        <w:numPr>
          <w:ilvl w:val="0"/>
          <w:numId w:val="4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OAuth2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受保护资源（资源服务器）的配置实体类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AuthorizationServerProperties</w:t>
      </w:r>
    </w:p>
    <w:p w:rsidR="00B6448D" w:rsidRPr="00B6448D" w:rsidRDefault="00B6448D" w:rsidP="00B6448D">
      <w:pPr>
        <w:widowControl/>
        <w:numPr>
          <w:ilvl w:val="0"/>
          <w:numId w:val="48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OAuth2 Authentication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（授权服务器）属性配置实体类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ResourceServerProperties</w:t>
      </w:r>
    </w:p>
    <w:p w:rsidR="00B6448D" w:rsidRPr="00B6448D" w:rsidRDefault="00B6448D" w:rsidP="00B6448D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OAuth2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为资源服务器配置提供了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ResourceServerProperties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类，该类会读取配置文件中对资源服务器得配置信息（如授权服务器公钥访问地址）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ClientDetails</w:t>
      </w:r>
    </w:p>
    <w:p w:rsidR="00B6448D" w:rsidRPr="00B6448D" w:rsidRDefault="00B6448D" w:rsidP="00B6448D">
      <w:pPr>
        <w:widowControl/>
        <w:numPr>
          <w:ilvl w:val="0"/>
          <w:numId w:val="50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客户端详情接口，声明了获取客户端详情所需的一些方法，比如获取访问令牌失效时间、获取客户端权限、获取客户端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ID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、获取客户端访问范围等方法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AuthorizationServerProperties</w:t>
      </w:r>
    </w:p>
    <w:p w:rsidR="00B6448D" w:rsidRPr="00B6448D" w:rsidRDefault="00B6448D" w:rsidP="00B6448D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OAuth2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授权服务器的配置属性</w:t>
      </w:r>
    </w:p>
    <w:p w:rsidR="00B6448D" w:rsidRPr="00B6448D" w:rsidRDefault="00B6448D" w:rsidP="00B6448D">
      <w:pPr>
        <w:widowControl/>
        <w:shd w:val="clear" w:color="auto" w:fill="FFFFFF"/>
        <w:spacing w:before="300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</w:pPr>
      <w:r w:rsidRPr="00B6448D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lastRenderedPageBreak/>
        <w:t xml:space="preserve">Spring Security </w:t>
      </w:r>
      <w:r w:rsidRPr="00B6448D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与</w:t>
      </w:r>
      <w:r w:rsidRPr="00B6448D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 xml:space="preserve"> OAuth2</w:t>
      </w:r>
      <w:r w:rsidRPr="00B6448D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（完整案例）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1"/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</w:pPr>
      <w:bookmarkStart w:id="0" w:name="_GoBack"/>
      <w:bookmarkEnd w:id="0"/>
      <w:r w:rsidRPr="00B6448D"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  <w:t>案例简述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简述：</w:t>
      </w:r>
    </w:p>
    <w:p w:rsidR="00B6448D" w:rsidRPr="00B6448D" w:rsidRDefault="00B6448D" w:rsidP="00B6448D">
      <w:pPr>
        <w:widowControl/>
        <w:numPr>
          <w:ilvl w:val="0"/>
          <w:numId w:val="5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允许内存、数据库、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JWT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等方式存储令牌</w:t>
      </w:r>
    </w:p>
    <w:p w:rsidR="00B6448D" w:rsidRPr="00B6448D" w:rsidRDefault="00B6448D" w:rsidP="00B6448D">
      <w:pPr>
        <w:widowControl/>
        <w:numPr>
          <w:ilvl w:val="0"/>
          <w:numId w:val="5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允许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JWT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方式验证令牌</w:t>
      </w:r>
    </w:p>
    <w:p w:rsidR="00B6448D" w:rsidRPr="00B6448D" w:rsidRDefault="00B6448D" w:rsidP="00B6448D">
      <w:pPr>
        <w:widowControl/>
        <w:numPr>
          <w:ilvl w:val="0"/>
          <w:numId w:val="5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允许从内存、数据库中读取客户端详情</w:t>
      </w:r>
    </w:p>
    <w:p w:rsidR="00B6448D" w:rsidRPr="00B6448D" w:rsidRDefault="00B6448D" w:rsidP="00B6448D">
      <w:pPr>
        <w:widowControl/>
        <w:numPr>
          <w:ilvl w:val="0"/>
          <w:numId w:val="5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封装配置类，简化配置，通过注解方式定制使用何种令牌存储方式、客户端详情获取方式，可使用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JWT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方式存储令牌，从数据库中获取客户端详情</w:t>
      </w:r>
    </w:p>
    <w:p w:rsidR="00B6448D" w:rsidRPr="00B6448D" w:rsidRDefault="00B6448D" w:rsidP="00B6448D">
      <w:pPr>
        <w:widowControl/>
        <w:numPr>
          <w:ilvl w:val="0"/>
          <w:numId w:val="5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提供完整单元测试</w:t>
      </w:r>
    </w:p>
    <w:p w:rsidR="00B6448D" w:rsidRPr="00B6448D" w:rsidRDefault="00B6448D" w:rsidP="00B6448D">
      <w:pPr>
        <w:widowControl/>
        <w:numPr>
          <w:ilvl w:val="0"/>
          <w:numId w:val="5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较为详细的代码注释</w:t>
      </w:r>
    </w:p>
    <w:p w:rsidR="00B6448D" w:rsidRPr="00B6448D" w:rsidRDefault="00B6448D" w:rsidP="00B6448D">
      <w:pPr>
        <w:widowControl/>
        <w:numPr>
          <w:ilvl w:val="0"/>
          <w:numId w:val="5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允</w:t>
      </w:r>
      <w:del w:id="1" w:author="Unknown">
        <w:r w:rsidRPr="00B6448D">
          <w:rPr>
            <w:rFonts w:ascii="Arial" w:eastAsia="宋体" w:hAnsi="Arial" w:cs="Arial"/>
            <w:color w:val="2F2F2F"/>
            <w:kern w:val="0"/>
            <w:sz w:val="24"/>
            <w:szCs w:val="24"/>
          </w:rPr>
          <w:delText>许从授权服务器（适用于</w:delText>
        </w:r>
        <w:r w:rsidRPr="00B6448D">
          <w:rPr>
            <w:rFonts w:ascii="Arial" w:eastAsia="宋体" w:hAnsi="Arial" w:cs="Arial"/>
            <w:color w:val="2F2F2F"/>
            <w:kern w:val="0"/>
            <w:sz w:val="24"/>
            <w:szCs w:val="24"/>
          </w:rPr>
          <w:delText xml:space="preserve"> JDBC</w:delText>
        </w:r>
        <w:r w:rsidRPr="00B6448D">
          <w:rPr>
            <w:rFonts w:ascii="Arial" w:eastAsia="宋体" w:hAnsi="Arial" w:cs="Arial"/>
            <w:color w:val="2F2F2F"/>
            <w:kern w:val="0"/>
            <w:sz w:val="24"/>
            <w:szCs w:val="24"/>
          </w:rPr>
          <w:delText>、内存存储令牌）验证令牌</w:delText>
        </w:r>
      </w:del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B6448D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该代码尚未完善，仅供参考</w:t>
      </w:r>
    </w:p>
    <w:p w:rsidR="00B6448D" w:rsidRPr="00B6448D" w:rsidRDefault="00B6448D" w:rsidP="00B6448D">
      <w:pPr>
        <w:widowControl/>
        <w:numPr>
          <w:ilvl w:val="0"/>
          <w:numId w:val="5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数据库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Schema : </w:t>
      </w:r>
      <w:hyperlink r:id="rId14" w:tgtFrame="_blank" w:history="1">
        <w:r w:rsidRPr="00B6448D">
          <w:rPr>
            <w:rFonts w:ascii="Arial" w:eastAsia="宋体" w:hAnsi="Arial" w:cs="Arial"/>
            <w:color w:val="3194D0"/>
            <w:kern w:val="0"/>
            <w:sz w:val="24"/>
            <w:szCs w:val="24"/>
            <w:u w:val="single"/>
          </w:rPr>
          <w:t>https://github.com/spring-projects/spring-security-oauth/blob/master/spring-security-oauth2/src/test/resources/schema.sql</w:t>
        </w:r>
      </w:hyperlink>
    </w:p>
    <w:p w:rsidR="00B6448D" w:rsidRPr="00B6448D" w:rsidRDefault="00B6448D" w:rsidP="00B6448D">
      <w:pPr>
        <w:widowControl/>
        <w:numPr>
          <w:ilvl w:val="0"/>
          <w:numId w:val="52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Demo Git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地址：</w:t>
      </w:r>
      <w:hyperlink r:id="rId15" w:tgtFrame="_blank" w:history="1">
        <w:r w:rsidRPr="00B6448D">
          <w:rPr>
            <w:rFonts w:ascii="Arial" w:eastAsia="宋体" w:hAnsi="Arial" w:cs="Arial"/>
            <w:color w:val="3194D0"/>
            <w:kern w:val="0"/>
            <w:sz w:val="24"/>
            <w:szCs w:val="24"/>
            <w:u w:val="single"/>
          </w:rPr>
          <w:t>https://gitee.com/LinYuanTongXue/OAuth2-Demo</w:t>
        </w:r>
      </w:hyperlink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 xml:space="preserve">Demo </w:t>
      </w: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流程：</w:t>
      </w:r>
    </w:p>
    <w:p w:rsidR="00B6448D" w:rsidRPr="00B6448D" w:rsidRDefault="00B6448D" w:rsidP="00B6448D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使用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OAuth2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密码授权方式提供令牌</w:t>
      </w:r>
    </w:p>
    <w:p w:rsidR="00B6448D" w:rsidRPr="00B6448D" w:rsidRDefault="00B6448D" w:rsidP="00B6448D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资源服务器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1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（也为客户端）提供登录接口，资源所有者（用户）通过将个人账号密码提供给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资源服务器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1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，资源服务器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1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通过该信息向授权服务器获取令牌</w:t>
      </w:r>
    </w:p>
    <w:p w:rsidR="00B6448D" w:rsidRPr="00B6448D" w:rsidRDefault="00B6448D" w:rsidP="00B6448D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资源服务器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1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（也为客户端）通过令牌（其中包含了客户端、用户等信息）访问自身受保护的资源（需要权限才能查看的资源）</w:t>
      </w:r>
    </w:p>
    <w:p w:rsidR="00B6448D" w:rsidRPr="00B6448D" w:rsidRDefault="00B6448D" w:rsidP="00B6448D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资源服务器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2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（也可资源服务器）不包含登录接口，但其提供了某些受保护的资源（需要资源服务器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1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带着访问令牌才能访问）</w:t>
      </w:r>
    </w:p>
    <w:p w:rsidR="00B6448D" w:rsidRPr="00B6448D" w:rsidRDefault="00B6448D" w:rsidP="00B6448D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资源服务器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1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（也为客户端）通过令牌向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资源服务器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2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（资源服务器）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请求其受保护的资源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使用</w:t>
      </w:r>
    </w:p>
    <w:p w:rsidR="00B6448D" w:rsidRPr="00B6448D" w:rsidRDefault="00B6448D" w:rsidP="00B6448D">
      <w:pPr>
        <w:widowControl/>
        <w:numPr>
          <w:ilvl w:val="0"/>
          <w:numId w:val="5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授权服务器通过继承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B6448D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AuthServerConfig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抽象类来配置授权服务器</w:t>
      </w:r>
    </w:p>
    <w:p w:rsidR="00B6448D" w:rsidRPr="00B6448D" w:rsidRDefault="00B6448D" w:rsidP="00B6448D">
      <w:pPr>
        <w:widowControl/>
        <w:numPr>
          <w:ilvl w:val="0"/>
          <w:numId w:val="5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资源服务器、客户端通过继承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B6448D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ResServerConfig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抽象类来配置资源服务器</w:t>
      </w:r>
    </w:p>
    <w:p w:rsidR="00B6448D" w:rsidRPr="00B6448D" w:rsidRDefault="00B6448D" w:rsidP="00B6448D">
      <w:pPr>
        <w:widowControl/>
        <w:numPr>
          <w:ilvl w:val="0"/>
          <w:numId w:val="5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Web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权限配置可继承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B6448D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AbstractSecurityConfig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抽象类来简化配置</w:t>
      </w:r>
    </w:p>
    <w:p w:rsidR="00B6448D" w:rsidRPr="00B6448D" w:rsidRDefault="00B6448D" w:rsidP="00B6448D">
      <w:pPr>
        <w:widowControl/>
        <w:numPr>
          <w:ilvl w:val="0"/>
          <w:numId w:val="5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授权服务器通过在启动类添加以下注解来设置令牌存储、客户端信息获取方式</w:t>
      </w:r>
    </w:p>
    <w:p w:rsidR="00B6448D" w:rsidRPr="00B6448D" w:rsidRDefault="00B6448D" w:rsidP="00B6448D">
      <w:pPr>
        <w:widowControl/>
        <w:numPr>
          <w:ilvl w:val="1"/>
          <w:numId w:val="5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@EnableAuthJWTTokenStore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：使用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JWT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存储令牌</w:t>
      </w:r>
    </w:p>
    <w:p w:rsidR="00B6448D" w:rsidRPr="00B6448D" w:rsidRDefault="00B6448D" w:rsidP="00B6448D">
      <w:pPr>
        <w:widowControl/>
        <w:numPr>
          <w:ilvl w:val="1"/>
          <w:numId w:val="5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@EnableDBClientDetailsService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：通过数据库获取客户端详情</w:t>
      </w:r>
    </w:p>
    <w:p w:rsidR="00B6448D" w:rsidRPr="00B6448D" w:rsidRDefault="00B6448D" w:rsidP="00B6448D">
      <w:pPr>
        <w:widowControl/>
        <w:numPr>
          <w:ilvl w:val="1"/>
          <w:numId w:val="5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@EnableDBTokenStore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：通过数据库存储令牌</w:t>
      </w:r>
    </w:p>
    <w:p w:rsidR="00B6448D" w:rsidRPr="00B6448D" w:rsidRDefault="00B6448D" w:rsidP="00B6448D">
      <w:pPr>
        <w:widowControl/>
        <w:numPr>
          <w:ilvl w:val="0"/>
          <w:numId w:val="5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资源服务器通过在启动类添加以下注解来设置令牌解析方式</w:t>
      </w:r>
    </w:p>
    <w:p w:rsidR="00B6448D" w:rsidRPr="00B6448D" w:rsidRDefault="00B6448D" w:rsidP="00B6448D">
      <w:pPr>
        <w:widowControl/>
        <w:numPr>
          <w:ilvl w:val="1"/>
          <w:numId w:val="5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@EnableResJWTTokenStore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：使用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JWT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解析令牌</w:t>
      </w:r>
    </w:p>
    <w:p w:rsidR="00B6448D" w:rsidRPr="00B6448D" w:rsidRDefault="00B6448D" w:rsidP="00B6448D">
      <w:pPr>
        <w:widowControl/>
        <w:numPr>
          <w:ilvl w:val="1"/>
          <w:numId w:val="54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@</w:t>
      </w:r>
      <w:del w:id="2" w:author="Unknown">
        <w:r w:rsidRPr="00B6448D">
          <w:rPr>
            <w:rFonts w:ascii="Arial" w:eastAsia="宋体" w:hAnsi="Arial" w:cs="Arial"/>
            <w:b/>
            <w:bCs/>
            <w:color w:val="2F2F2F"/>
            <w:kern w:val="0"/>
            <w:sz w:val="24"/>
            <w:szCs w:val="24"/>
          </w:rPr>
          <w:delText>EnableRemoteTokenService</w:delText>
        </w:r>
        <w:r w:rsidRPr="00B6448D">
          <w:rPr>
            <w:rFonts w:ascii="Arial" w:eastAsia="宋体" w:hAnsi="Arial" w:cs="Arial"/>
            <w:color w:val="2F2F2F"/>
            <w:kern w:val="0"/>
            <w:sz w:val="24"/>
            <w:szCs w:val="24"/>
          </w:rPr>
          <w:delText>：通过授权服务器验证令牌</w:delText>
        </w:r>
      </w:del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B6448D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该代码尚未完善，仅供参考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1"/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  <w:t>项目结构</w:t>
      </w:r>
    </w:p>
    <w:p w:rsidR="00B6448D" w:rsidRPr="00B6448D" w:rsidRDefault="00B6448D" w:rsidP="00B6448D">
      <w:pPr>
        <w:widowControl/>
        <w:numPr>
          <w:ilvl w:val="0"/>
          <w:numId w:val="5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下图是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Demo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项目结构，使用了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Maven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之间的继承关系，并添加了热部署，不了解的可以查看下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Git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上的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Demo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源码</w:t>
      </w:r>
    </w:p>
    <w:p w:rsidR="00B6448D" w:rsidRPr="00B6448D" w:rsidRDefault="00B6448D" w:rsidP="00B6448D">
      <w:pPr>
        <w:widowControl/>
        <w:numPr>
          <w:ilvl w:val="1"/>
          <w:numId w:val="55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oauth2-config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：该包中定义了一些通用的类，例如授权服务器、资源服务器配置类，服务继承该类来简化配置</w:t>
      </w:r>
    </w:p>
    <w:p w:rsidR="00B6448D" w:rsidRPr="00B6448D" w:rsidRDefault="00B6448D" w:rsidP="00B6448D">
      <w:pPr>
        <w:widowControl/>
        <w:numPr>
          <w:ilvl w:val="1"/>
          <w:numId w:val="55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authentication-server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：授权服务器</w:t>
      </w:r>
    </w:p>
    <w:p w:rsidR="00B6448D" w:rsidRPr="00B6448D" w:rsidRDefault="00B6448D" w:rsidP="00B6448D">
      <w:pPr>
        <w:widowControl/>
        <w:numPr>
          <w:ilvl w:val="1"/>
          <w:numId w:val="55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resource1-server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：资源服务器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1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（也为客户端）</w:t>
      </w:r>
    </w:p>
    <w:p w:rsidR="00B6448D" w:rsidRPr="00B6448D" w:rsidRDefault="00B6448D" w:rsidP="00B6448D">
      <w:pPr>
        <w:widowControl/>
        <w:numPr>
          <w:ilvl w:val="1"/>
          <w:numId w:val="55"/>
        </w:numPr>
        <w:shd w:val="clear" w:color="auto" w:fill="FFFFFF"/>
        <w:spacing w:before="100" w:beforeAutospacing="1" w:after="100" w:afterAutospacing="1" w:line="450" w:lineRule="atLeast"/>
        <w:ind w:left="6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resource2-server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：资源服务器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2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（也为资源服务器）</w:t>
      </w:r>
    </w:p>
    <w:p w:rsidR="00B6448D" w:rsidRPr="00B6448D" w:rsidRDefault="00B6448D" w:rsidP="00B6448D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6455410" cy="3486785"/>
            <wp:effectExtent l="0" t="0" r="2540" b="0"/>
            <wp:docPr id="16" name="图片 16" descr="https://upload-images.jianshu.io/upload_images/9434708-7204fe06aca07770.png?imageMogr2/auto-orient/strip%7CimageView2/2/w/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pload-images.jianshu.io/upload_images/9434708-7204fe06aca07770.png?imageMogr2/auto-orient/strip%7CimageView2/2/w/6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8D" w:rsidRPr="00B6448D" w:rsidRDefault="00B6448D" w:rsidP="00B6448D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B6448D">
        <w:rPr>
          <w:rFonts w:ascii="Arial" w:eastAsia="宋体" w:hAnsi="Arial" w:cs="Arial"/>
          <w:color w:val="969696"/>
          <w:kern w:val="0"/>
          <w:szCs w:val="21"/>
        </w:rPr>
        <w:t>bd1je.png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1"/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6"/>
          <w:szCs w:val="36"/>
        </w:rPr>
        <w:t>代码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oauth2-config</w:t>
      </w: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（通用配置类库）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权限枚举常量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2018/1/20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权限常量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enum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AuthoritiesEnum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ADMIN(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"ROLE_ADMIN"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),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USER(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"ROLE_USER"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),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ANONYMOUS(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"ROLE_ANONYMOUS"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String role;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AuthoritiesEnum(String role)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this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.role = role;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String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getRole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role;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授权服务器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JWT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方式存储令牌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2018/1/20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授权服务器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TokenStore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配置类，使用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JWT RSA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非对称加密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AuthJWTTokenStore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"keyProp"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KeyProperties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keyProperties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KeyProperties();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@Resource(name =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"keyProp"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KeyProperties keyProperties;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TokenStore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tokenStore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(JwtAccessTokenConverter jwtAccessTokenConverter)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JwtTokenStore(jwtAccessTokenConverter);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JwtAccessTokenConverter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jwtAccessTokenConverter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JwtAccessTokenConverter converter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JwtAccessTokenConverter();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KeyPair keyPair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KeyStoreKeyFactory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(keyProperties.getKeyStore().getLocation(), keyProperties.getKeyStore().getSecret().toCharArray())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.getKeyPair(keyProperties.getKeyStore().getAlias());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converter.setKeyPair(keyPair);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converter;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资源服务器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JWT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方式解析令牌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lastRenderedPageBreak/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2018/1/20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资源服务器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TokenStore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配置类，使用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JWT RSA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非对称加密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ResJWTTokenStore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static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final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String PUBLIC_KEY =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"pubkey.txt"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ResourceServerProperties resourceServerProperties;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TokenStore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tokenStore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(JwtAccessTokenConverter jwtAccessTokenConverter)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JwtTokenStore(jwtAccessTokenConverter);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JwtAccessTokenConverter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jwtAccessTokenConverter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JwtAccessTokenConverter converter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JwtAccessTokenConverter();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converter.setVerifierKey(getPubKey());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converter;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获取非对称加密公钥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Key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@return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公钥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Key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String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getPubKey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Resource resource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ClassPathResource(ResJWTTokenStore.PUBLIC_KEY);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try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(BufferedReader br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BufferedReader(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InputStreamReader(resource.getInputStream())))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br.lines().collect(Collectors.joining(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"\n"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catch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(IOException ioe)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getKeyFromAuthorizationServer();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通过访问授权服务器获取非对称加密公钥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Key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@return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公钥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Key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String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getKeyFromAuthorizationServer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ObjectMapper objectMapper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ObjectMapper();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String pubKey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RestTemplate().getForObject(resourceServerProperties.getJwt().getKeyUri(), String.class);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try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Map map = objectMapper.readValue(pubKey, Map.class);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map.get(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"value"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).toString();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catch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(IOException e)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e.printStackTrace();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null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数据库方式存储令牌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2018/1/22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使用数据库存取令牌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DBTokenStore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DataSource dataSource;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TokenStore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tokenStore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JdbcTokenStore(dataSource);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数据库方式加载客户端详情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2018/1/22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lastRenderedPageBreak/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通过数据库加载客户端详情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DBClientDetailsService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DataSource dataSource;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ClientDetailsService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clientDetailsService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JdbcClientDetailsService(dataSource);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授权服务器解析令牌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2018/1/22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通过访问远程授权服务器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check_token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端点验证令牌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RemoteTokenService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OAuth2ClientProperties oAuth2ClientProperties;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@Resource(name =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"authServerProp"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AuthorizationServerProperties authorizationServerProperties;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@Bean(name =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"authServerProp"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AuthorizationServerProperties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authorizationServerProperties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AuthorizationServerProperties();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ResourceServerTokenServices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tokenServices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RemoteTokenServices remoteTokenServices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RemoteTokenServices();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remoteTokenServices.setCheckTokenEndpointUrl(authorizationServerProperties.getCheckTokenAccess());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remoteTokenServices.setClientId(oAuth2ClientProperties.getClientId());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remoteTokenServices.setClientSecret(oAuth2ClientProperties.getClientSecret());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remoteTokenServices.setAccessTokenConverter(accessTokenConverter());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remoteTokenServices;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AccessTokenConverter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accessTokenConverter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DefaultAccessTokenConverter();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WebSecurity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权限类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2018/1/20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Web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权限配置类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@Configuration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@EnableWebSecurity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@EnableGlobalMethodSecurity(prePostEnabled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true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, securedEnabled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true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abstract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AbstractSecurityConfig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extends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WebSecurityConfigurerAdapter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AuthenticationManagerBuilder authenticationManagerBuilder;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UserDetailsService userDetailsService;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@PostConstruct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init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try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authenticationManagerBuilder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.userDetailsService(userDetailsService)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.passwordEncoder(passwordEncoder());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catch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(Exception e)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BeanInitializationException(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"Security configuration failed"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 e);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PasswordEncoder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passwordEncoder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BCryptPasswordEncoder();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@Override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protected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configure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(HttpSecurity http)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http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.exceptionHandling()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.and()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.csrf()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        .disable()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.headers()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.frameOptions()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.disable()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.and()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.sessionManagement()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.sessionCreationPolicy(SessionCreationPolicy.STATELESS)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.and()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.authorizeRequests()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.antMatchers(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"/swagger-ui/index.html"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).hasAuthority(AuthoritiesEnum.ADMIN.getRole());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授权服务器配置类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2018/1/20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OAuth2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授权服务器配置类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@EnableAuthorizationServer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abstract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AuthServerConfig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extends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AuthorizationServerConfigurerAdapter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ApplicationContext applicationContext;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TokenStore tokenStore;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AuthenticationManager authenticationManager;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UserDetailsService userDetailsService;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@Autowired(required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false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JdbcClientDetailsService jdbcClientDetailsService;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令牌失效时间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int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accessTokenValiditySeconds;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刷新令牌失效时间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int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refreshTokenValiditySeconds;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是否可以重用刷新令牌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boolean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isReuseRefreshToken;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是否支持刷新令牌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boolean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isSupportRefreshToken;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AuthServerConfig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int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accessTokenValiditySeconds,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int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refreshTokenValiditySeconds,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boolean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isReuseRefreshToken,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boolean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isSupportRefreshToken)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this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.accessTokenValiditySeconds = accessTokenValiditySeconds;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this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.refreshTokenValiditySeconds = refreshTokenValiditySeconds;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this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.isReuseRefreshToken = isReuseRefreshToken;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this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.isSupportRefreshToken = isSupportRefreshToken;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配置授权服务器端点，如令牌存储，令牌自定义，用户批准和授权类型，不包括端点安全配置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@param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endpoints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@throws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Exception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@Override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configure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(AuthorizationServerEndpointsConfigurer endpoints)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Collection&lt;TokenEnhancer&gt; tokenEnhancers = applicationContext.getBeansOfType(TokenEnhancer.class).values();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TokenEnhancerChain tokenEnhancerChain=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TokenEnhancerChain();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tokenEnhancerChain.setTokenEnhancers(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ArrayList&lt;&gt;(tokenEnhancers));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DefaultTokenServices defaultTokenServices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DefaultTokenServices();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defaultTokenServices.setReuseRefreshToken(isReuseRefreshToken);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defaultTokenServices.setSupportRefreshToken(isSupportRefreshToken);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defaultTokenServices.setTokenStore(tokenStore);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defaultTokenServices.setAccessTokenValiditySeconds(accessTokenValiditySeconds);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defaultTokenServices.setRefreshTokenValiditySeconds(refreshTokenValiditySeconds);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defaultTokenServices.setTokenEnhancer(tokenEnhancerChain);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若通过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JDBC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存储令牌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if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(Objects.nonNull(jdbcClientDetailsService)){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defaultTokenServices.setClientDetailsService(jdbcClientDetailsService);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endpoints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.authenticationManager(authenticationManager)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.userDetailsService(userDetailsService)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.tokenServices(defaultTokenServices);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配置授权服务器端点的安全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@param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oauthServer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@throws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Exception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@Override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configure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(AuthorizationServerSecurityConfigurer oauthServer)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oauthServer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.tokenKeyAccess(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"permitAll()"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.checkTokenAccess(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"permitAll()"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.allowFormAuthenticationForClients();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资源服务器配置类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2018/1/20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OAuth2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资源服务器配置类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>@EnableResourceServer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@EnableGlobalMethodSecurity(prePostEnabled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true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, securedEnabled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true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abstract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ResServerConfig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extends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ResourceServerConfigurerAdapter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@Autowired(required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false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RemoteTokenServices remoteTokenServices;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OAuth2ClientProperties oAuth2ClientProperties;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@Qualifier(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"authorizationHeaderRequestMatcher"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RequestMatcher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authorizationHeaderRequestMatcher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RequestHeaderRequestMatcher(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"Authorization"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@Override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configure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(HttpSecurity http)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http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.csrf()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.disable()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.exceptionHandling()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    .and()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.headers()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.frameOptions()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.disable()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.and()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.sessionManagement()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.sessionCreationPolicy(SessionCreationPolicy.STATELESS)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.and()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.requestMatcher(authorizationHeaderRequestMatcher());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@Override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configure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(ResourceServerSecurityConfigurer resources)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super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.configure(resources);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resources.resourceId(oAuth2ClientProperties.getClientId());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if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(Objects.nonNull(remoteTokenServices))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resources.tokenServices(remoteTokenServices);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注解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lastRenderedPageBreak/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2018/1/22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在启动类上添加该注解来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----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开启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JWT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令牌存储（授权服务器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-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非对称加密）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@Target(ElementType.TYPE)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@Retention(RetentionPolicy.RUNTIME)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@Import(AuthJWTTokenStore.class)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@interface EnableAuthJWTTokenStore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2018/1/22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在启动类上添加该注解来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----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开启从数据库加载客户端详情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@Target(ElementType.TYPE)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@Retention(RetentionPolicy.RUNTIME)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@Import(DBClientDetailsService.class)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@interface EnableDBClientDetailsService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2018/1/22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lastRenderedPageBreak/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在启动类上添加该注解来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----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开启通过数据库存储令牌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      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数据库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schema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：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https://github.com/spring-projects/spring-security-oauth/blob/master/spring-security-oauth2/src/test/resources/schema.sql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@Target(ElementType.TYPE)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@Retention(RetentionPolicy.RUNTIME)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@Import(DBTokenStore.class)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@interface EnableDBTokenStore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2018/1/22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在启动类上添加该注解来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----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开启通过授权服务器验证访问令牌（适用于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JDBC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、内存存储令牌）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@Target(ElementType.TYPE)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@Retention(RetentionPolicy.RUNTIME)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@Import(RemoteTokenService.class)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@interface EnableRemoteTokenService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2018/1/22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lastRenderedPageBreak/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在启动类上添加该注解来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----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开启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JWT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令牌存储（资源服务器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-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非对称加密）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@Target(ElementType.TYPE)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@Retention(RetentionPolicy.RUNTIME)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@Import(ResJWTTokenStore.class)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@interface EnableResJWTTokenStore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authentication-server</w:t>
      </w: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（授权服务器）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授权服务器配置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2018/1/10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OAuth2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授权服务器配置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@Configuration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AuthorizationServerConfig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extends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AuthServerConfig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调用父类构造函数，设置令牌失效日期等信息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AuthorizationServerConfig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super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((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int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)TimeUnit.DAYS.toSeconds(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1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),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0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,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false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,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false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配置客户端详情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@param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clients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@throws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Exception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@Override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configure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(ClientDetailsServiceConfigurer clients)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super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.configure(clients);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clients.inMemory()                  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//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使用内存存储客户端信息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.withClient(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"resource1"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)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 client_id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.secret(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"secret"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)           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 client_secret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.authorizedGrantTypes(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"authorization_code"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"password"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)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//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该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client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允许的授权类型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.scopes(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"read"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)            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//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允许的授权范围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.autoApprove(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true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);          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登录后绕过批准询问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(/oauth/confirm_access)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WebSecurity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权限配置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lastRenderedPageBreak/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2018/1/19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权限配置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@Configuration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WebSecurityConfig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extends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AbstractSecurityConfig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UserDetailsService </w:t>
      </w: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实现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2018/1/9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用户信息获取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@Service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UserDetailsService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implements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org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springframework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security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core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userdetails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UserDetailsService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通过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Username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加载用户详情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@param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username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用户名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@return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UserDetails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@throws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UsernameNotFoundException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lastRenderedPageBreak/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@Override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UserDetails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loadUserByUsername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(String username)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UsernameNotFoundException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if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(username.equals(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"linyuan"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PasswordEncoder passwordEncoder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BCryptPasswordEncoder();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String password = passwordEncoder.encode(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"123456"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UserDetails userDetails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"linyuan"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password,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AuthorityUtils.commaSeparatedStringToAuthorityList(AuthoritiesEnum.USER.getRole()));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userDetails;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null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启动类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@SpringBootApplication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@EnableAuthJWTTokenStore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//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使用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JWT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存储令牌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//@EnableDBClientDetailsService 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从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JDBC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加载客户端详情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,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需配置在启动类上，若在子类上会出现顺序问题，导致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Bean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创建失败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AuthenticationServerApplication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static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main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(String[] args)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SpringApplication.run(AuthenticationServerApplication.class, args);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微服务配置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server: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port: 9005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encrypt: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key-store: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location: mytest.jks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secret: mypass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alias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 mytest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#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若从数据库中获取客户端信息则需配置数据库源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#spring: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#  datasource: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#    driver-class-name: org.h2.Driver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#    url: jdbc:h2:mem:test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#    username: sa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#  h2: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#    console: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#      enabled: true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单元测试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lastRenderedPageBreak/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@author: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@date: 2018/1/16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@description: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令牌单元测试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@Slf4j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@RunWith(SpringRunner.class)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@SpringBootTest(classes = AuthenticationServerApplication.class)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@AutoConfigureMockMvc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TokenControllerTest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MockMvc mockMvc;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密码授权模式获取令牌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@throws Exception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@Test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getToken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 throws Exception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MultiValueMap&lt;String, String&gt;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map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LinkedMultiValueMap&lt;&gt;();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map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.put(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"username"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 Collections.singletonList(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"linyuan"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map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.put(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"password"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 Collections.singletonList(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"123456"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map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.put(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"grant_type"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 Collections.singletonList(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"password"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map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.put(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"scope"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 Collections.singletonList(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"read"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int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status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this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.mockMvc.perform(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post(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"/oauth/token"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.header(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"Authorization"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,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"Basic 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+ Base64.getEncoder().encodeToString(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"resource1:secret"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.getBytes()))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.params(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map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.contentType(MediaType.MULTIPART_FORM_DATA)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.accept(MediaType.APPLICATION_JSON)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).andDo(print()).andReturn().getResponse().getStatus();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switch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(status)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case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HttpStatus.SC_OK: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log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.info(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密码授权模式获取令牌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----------------&gt;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成功（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200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）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break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case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HttpStatus.SC_UNAUTHORIZED: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log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.info(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密码授权模式获取令牌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----------------&gt;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失败（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401---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没有权限，请检查验证信息，账号是否存在、客户端信息）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break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case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HttpStatus.SC_BAD_REQUEST: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log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.info(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密码授权模式获取令牌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----------------&gt;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失败（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400---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请求失败，请检查密码是否正确）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break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default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log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.info(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密码授权模式获取令牌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----------------&gt;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失败（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{}---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未知结果）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,status);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break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Assert.assertEquals(status,HttpStatus.SC_OK);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resource2-server</w:t>
      </w: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（资源服务器</w:t>
      </w: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2</w:t>
      </w: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）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资源服务器配置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2018/1/11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资源服务器访问权限配置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@Configuration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WebSecurityConfig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extends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ResServerConfig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@Override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configure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(HttpSecurity http)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super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.configure(http);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http.authorizeRequests()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访问受保护资源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/res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的要求：客户端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Scope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为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read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，用户本身角色为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USER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.antMatchers(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"/res"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.access(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"#oauth2.hasScope('read') and hasRole('USER')"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受保护资源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2018/1/16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资源服务器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2-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资源接口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@RestController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ResController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@GetMapping(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"/res"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ResponseEntity&lt;String&gt;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res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ResponseEntity.ok(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"&lt;h1&gt;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这是资源服务器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2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的受保护的资源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&lt;/h1&gt;"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启动类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@SpringBootApplication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@EnableResJWTTokenStore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//OAuth2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使用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JWT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解析令牌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Resource2ServerApplication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static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main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(String[] args)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SpringApplication.run(Resource2ServerApplication.class, args);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微服务配置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server: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port: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9006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security: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oauth2: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resource: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jwt: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key-uri: http: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//localhost:9005/oauth/token_key</w:t>
      </w:r>
    </w:p>
    <w:p w:rsidR="00B6448D" w:rsidRPr="00B6448D" w:rsidRDefault="00B6448D" w:rsidP="00B6448D">
      <w:pPr>
        <w:widowControl/>
        <w:shd w:val="clear" w:color="auto" w:fill="FFFFFF"/>
        <w:spacing w:after="225"/>
        <w:jc w:val="left"/>
        <w:outlineLvl w:val="2"/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</w:pP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resource1-server</w:t>
      </w: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（资源服务器</w:t>
      </w: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1</w:t>
      </w:r>
      <w:r w:rsidRPr="00B6448D">
        <w:rPr>
          <w:rFonts w:ascii="inherit" w:eastAsia="宋体" w:hAnsi="inherit" w:cs="Arial"/>
          <w:b/>
          <w:bCs/>
          <w:color w:val="2F2F2F"/>
          <w:kern w:val="0"/>
          <w:sz w:val="33"/>
          <w:szCs w:val="33"/>
        </w:rPr>
        <w:t>（客户端））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资源服务器访问权限配置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2018/1/18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lastRenderedPageBreak/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资源服务器访问权限配置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@Configuration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WebSecurityConfig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extends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ResServerConfig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@Override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configure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(HttpSecurity http)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super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.configure(http);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http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.authorizeRequests()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.antMatchers(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"/login"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).permitAll()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.antMatchers(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"/res"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"/res2/res"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.access(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"#oauth2.hasScope('read') and hasRole('USER')"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用户登录数据传输对象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2018/1/15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用户登录数据传输对象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>@Data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LoginDTO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implements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Serializable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@NotBlank(message =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用户名不能为空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String username;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@NotBlank(message =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密码不能为空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String password;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资源服务器受保护资源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2018/1/16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资源服务器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1-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资源接口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@RestController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@AllArgsConstructor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ResController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RestTemplate restTemplate;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@GetMapping(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"/res"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ResponseEntity&lt;String&gt;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res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ResponseEntity.ok(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"&lt;h1&gt;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这是资源服务器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1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的受保护的资源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&lt;/h1&gt;"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访问资源服务器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2-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资源接口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@param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httpReq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@return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@GetMapping(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"/res2/res"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ResponseEntity&lt;String&gt;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remoteRes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(HttpServletRequest httpReq){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//HttpEntity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HttpHeaders httpHeaders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HttpHeaders();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httpHeaders.set(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"Authorization"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,httpReq.getHeader(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"Authorization"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HttpEntity httpEntity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HttpEntity(httpHeaders);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请求资源服务器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2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的资源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restTemplate.exchange(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"http://localhost:9006/res"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,HttpMethod.GET,httpEntity,String.class);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令牌管理接口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lastRenderedPageBreak/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2018/1/16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令牌管理接口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@RestController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@AllArgsConstructor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TokenController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OAuth2ClientProperties oAuth2ClientProperties;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OAuth2ProtectedResourceDetails oAuth2ProtectedResourceDetails;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RestTemplate restTemplate;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通过密码授权方式向授权服务器获取令牌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@param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loginDTO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@param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bindingResult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@return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@throws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Exception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@PostMapping(value =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"/login"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ResponseEntity&lt;OAuth2AccessToken&gt;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login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(@RequestBody @Valid LoginDTO loginDTO, BindingResult bindingResult)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if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(bindingResult.hasErrors())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登录信息格式错误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else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//Http Basic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验证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String clientAndSecret = oAuth2ClientProperties.getClientId()+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":"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+oAuth2ClientProperties.getClientSecret();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这里需要注意为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Basic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而非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Bearer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clientAndSecret =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"Basic 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+Base64.getEncoder().encodeToString(clientAndSecret.getBytes());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HttpHeaders httpHeaders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HttpHeaders();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httpHeaders.set(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"Authorization"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,clientAndSecret);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授权请求信息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MultiValueMap&lt;String, String&gt; map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LinkedMultiValueMap&lt;&gt;();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map.put(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"username"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 Collections.singletonList(loginDTO.getUsername()));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map.put(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"password"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 Collections.singletonList(loginDTO.getPassword()));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map.put(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"grant_type"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 Collections.singletonList(oAuth2ProtectedResourceDetails.getGrantType()));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map.put(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"scope"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 oAuth2ProtectedResourceDetails.getScope());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//HttpEntity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HttpEntity httpEntity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HttpEntity(map,httpHeaders);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获取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Token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restTemplate.exchange(oAuth2ProtectedResourceDetails.getAccessTokenUri(), HttpMethod.POST,httpEntity,OAuth2AccessToken.class);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启动类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@SpringBootApplication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@EnableResJWTTokenStore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//OAuth2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使用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JWT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解析令牌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Resource1ServerApplication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@Bean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RestTemplate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restTemplate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(){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RestTemplate();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static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main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(String[] args)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SpringApplication.run(Resource1ServerApplication.class, args);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微服务配置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server: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port: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9007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security: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oauth2: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client: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clientId: resource1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clientSecret: secret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userAuthorizationUri: http: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//localhost:9005/oauth/authorize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grant-type: password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scope: read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access-token-uri: http: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//localhost:9005/oauth/token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resource: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jwt: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key-uri: http: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//localhost:9005/oauth/token_key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basic: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enabled: false</w:t>
      </w:r>
    </w:p>
    <w:p w:rsidR="00B6448D" w:rsidRPr="00B6448D" w:rsidRDefault="00B6448D" w:rsidP="00B6448D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6448D">
        <w:rPr>
          <w:rFonts w:ascii="Arial" w:eastAsia="宋体" w:hAnsi="Arial" w:cs="Arial"/>
          <w:color w:val="2F2F2F"/>
          <w:kern w:val="0"/>
          <w:sz w:val="24"/>
          <w:szCs w:val="24"/>
        </w:rPr>
        <w:t>单元测试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@author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林塬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@date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: 2018/1/19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@description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: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资源获取单元测试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@Slf4j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@RunWith(SpringRunner.class)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@SpringBootTest(classes = Resource1ServerApplication.class)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@AutoConfigureMockMvc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B58900"/>
          <w:kern w:val="0"/>
          <w:sz w:val="18"/>
          <w:szCs w:val="18"/>
          <w:bdr w:val="none" w:sz="0" w:space="0" w:color="auto" w:frame="1"/>
        </w:rPr>
        <w:t>ResControllerTest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@Autowired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MockMvc mockMvc;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ObjectMapper objectMapper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ObjectMapper();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OAuth2AccessToken oAuth2AccessToken;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获取令牌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@throws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Exception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@Before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getToken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()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LoginDTO loginDTO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new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LoginDTO();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loginDTO.setUsername(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"linyuan"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loginDTO.setPassword(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"123456"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byte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[] body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this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.mockMvc.perform(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post(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"/login"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.content(objectMapper.writeValueAsBytes(loginDTO))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.contentType(MediaType.APPLICATION_JSON)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请求数据的格式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                .accept(MediaType.APPLICATION_JSON)     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接收返回数据的格式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).andExpect(status().isOk())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.andReturn().getResponse().getContentAsByteArray();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oAuth2AccessToken = objectMapper.readValue(body,OAuth2AccessToken.class);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测试访问本地受保护资源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@throws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Exception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@Test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testGetLocalRes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()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int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status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this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.mockMvc.perform(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get(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"/res"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.header(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"Authorization"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,OAuth2AccessToken.BEARER_TYPE+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 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+oAuth2AccessToken.getValue())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.accept(MediaType.APPLICATION_JSON)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).andDo(print()).andReturn().getResponse().getStatus();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printStatus(status);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Assert.assertEquals(status,HttpStatus.SC_OK);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lastRenderedPageBreak/>
        <w:t xml:space="preserve">     * 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测试访问资源服务器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2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>受保护资源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@throws</w:t>
      </w: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Exception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@Test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testGetRes2lRes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()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Exception{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int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status =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this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.mockMvc.perform(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get(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"/res2/res"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.header(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"Authorization"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,OAuth2AccessToken.BEARER_TYPE+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 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+oAuth2AccessToken.getValue())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.accept(MediaType.APPLICATION_JSON)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).andDo(print()).andReturn().getResponse().getStatus();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printStatus(status);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Assert.assertEquals(status,HttpStatus.SC_OK);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void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B6448D">
        <w:rPr>
          <w:rFonts w:ascii="Consolas" w:eastAsia="宋体" w:hAnsi="Consolas" w:cs="宋体"/>
          <w:color w:val="268BD2"/>
          <w:kern w:val="0"/>
          <w:sz w:val="18"/>
          <w:szCs w:val="18"/>
          <w:bdr w:val="none" w:sz="0" w:space="0" w:color="auto" w:frame="1"/>
        </w:rPr>
        <w:t>printStatus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(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int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status){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switch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(status) {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case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HttpStatus.SC_OK: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log.info(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测试访问受保护资源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----------------&gt;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成功（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200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）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break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case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HttpStatus.SC_UNAUTHORIZED: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log.info(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测试访问受保护资源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----------------&gt;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失败（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401---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没有权限，请确认令牌无误，角色权限无误，请注意是否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 xml:space="preserve"> Authorization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请求头部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 xml:space="preserve"> Basic 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打成了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 xml:space="preserve"> Bearer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）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break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case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HttpStatus.SC_BAD_REQUEST: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log.info(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测试访问受保护资源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----------------&gt;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失败（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400---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请求失败，请检查用户密码是否正确）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break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default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: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log.info(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测试访问本地受保护资源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----------------&gt;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失败（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{}---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未知结果）</w:t>
      </w:r>
      <w:r w:rsidRPr="00B6448D">
        <w:rPr>
          <w:rFonts w:ascii="Consolas" w:eastAsia="宋体" w:hAnsi="Consolas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,status);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</w:t>
      </w:r>
      <w:r w:rsidRPr="00B6448D">
        <w:rPr>
          <w:rFonts w:ascii="Consolas" w:eastAsia="宋体" w:hAnsi="Consolas" w:cs="宋体"/>
          <w:color w:val="859900"/>
          <w:kern w:val="0"/>
          <w:sz w:val="18"/>
          <w:szCs w:val="18"/>
          <w:bdr w:val="none" w:sz="0" w:space="0" w:color="auto" w:frame="1"/>
        </w:rPr>
        <w:t>break</w:t>
      </w: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448D" w:rsidRPr="00B6448D" w:rsidRDefault="00B6448D" w:rsidP="00B6448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kern w:val="0"/>
          <w:sz w:val="20"/>
          <w:szCs w:val="20"/>
        </w:rPr>
      </w:pPr>
      <w:r w:rsidRPr="00B6448D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8F5E43" w:rsidRPr="00B6448D" w:rsidRDefault="00B6448D"/>
    <w:sectPr w:rsidR="008F5E43" w:rsidRPr="00B644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D4C9C"/>
    <w:multiLevelType w:val="multilevel"/>
    <w:tmpl w:val="852C6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C46D70"/>
    <w:multiLevelType w:val="multilevel"/>
    <w:tmpl w:val="80AE3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FF346F"/>
    <w:multiLevelType w:val="multilevel"/>
    <w:tmpl w:val="9EB04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0B0862"/>
    <w:multiLevelType w:val="multilevel"/>
    <w:tmpl w:val="986E1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9E5786"/>
    <w:multiLevelType w:val="multilevel"/>
    <w:tmpl w:val="CB44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DB1DCC"/>
    <w:multiLevelType w:val="multilevel"/>
    <w:tmpl w:val="ABD4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B8E0AB3"/>
    <w:multiLevelType w:val="multilevel"/>
    <w:tmpl w:val="31645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ED23AB3"/>
    <w:multiLevelType w:val="multilevel"/>
    <w:tmpl w:val="6C6E3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06E0F3B"/>
    <w:multiLevelType w:val="multilevel"/>
    <w:tmpl w:val="E100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1103CB8"/>
    <w:multiLevelType w:val="multilevel"/>
    <w:tmpl w:val="405A2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26B56ED"/>
    <w:multiLevelType w:val="multilevel"/>
    <w:tmpl w:val="1A9C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5824B4B"/>
    <w:multiLevelType w:val="multilevel"/>
    <w:tmpl w:val="77C2F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63C330C"/>
    <w:multiLevelType w:val="multilevel"/>
    <w:tmpl w:val="17E4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7B65D35"/>
    <w:multiLevelType w:val="multilevel"/>
    <w:tmpl w:val="F8A21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82D3A85"/>
    <w:multiLevelType w:val="multilevel"/>
    <w:tmpl w:val="653C0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92C611B"/>
    <w:multiLevelType w:val="multilevel"/>
    <w:tmpl w:val="2A068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B147F69"/>
    <w:multiLevelType w:val="multilevel"/>
    <w:tmpl w:val="7DB62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25C597A"/>
    <w:multiLevelType w:val="multilevel"/>
    <w:tmpl w:val="D2B4B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2BD6FA7"/>
    <w:multiLevelType w:val="multilevel"/>
    <w:tmpl w:val="664C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7CF6C21"/>
    <w:multiLevelType w:val="multilevel"/>
    <w:tmpl w:val="1CE4C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AA8376B"/>
    <w:multiLevelType w:val="multilevel"/>
    <w:tmpl w:val="7E8EA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C212B96"/>
    <w:multiLevelType w:val="multilevel"/>
    <w:tmpl w:val="8B20E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D8501D5"/>
    <w:multiLevelType w:val="multilevel"/>
    <w:tmpl w:val="D782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2EC4469D"/>
    <w:multiLevelType w:val="multilevel"/>
    <w:tmpl w:val="52CA8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2EEB1ECD"/>
    <w:multiLevelType w:val="multilevel"/>
    <w:tmpl w:val="9572D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25C1FCF"/>
    <w:multiLevelType w:val="multilevel"/>
    <w:tmpl w:val="0214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2C44DD7"/>
    <w:multiLevelType w:val="multilevel"/>
    <w:tmpl w:val="FE605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5FA6B04"/>
    <w:multiLevelType w:val="multilevel"/>
    <w:tmpl w:val="67D0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6465AB0"/>
    <w:multiLevelType w:val="multilevel"/>
    <w:tmpl w:val="C5281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67A12B0"/>
    <w:multiLevelType w:val="multilevel"/>
    <w:tmpl w:val="319EC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39011568"/>
    <w:multiLevelType w:val="multilevel"/>
    <w:tmpl w:val="E38E5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390A7784"/>
    <w:multiLevelType w:val="multilevel"/>
    <w:tmpl w:val="BCE66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3DAA666D"/>
    <w:multiLevelType w:val="multilevel"/>
    <w:tmpl w:val="73CCF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3F957C0"/>
    <w:multiLevelType w:val="multilevel"/>
    <w:tmpl w:val="3E443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4A65B51"/>
    <w:multiLevelType w:val="multilevel"/>
    <w:tmpl w:val="D3063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6417E4F"/>
    <w:multiLevelType w:val="multilevel"/>
    <w:tmpl w:val="D3145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4BFA6F4B"/>
    <w:multiLevelType w:val="multilevel"/>
    <w:tmpl w:val="A4223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4C534210"/>
    <w:multiLevelType w:val="multilevel"/>
    <w:tmpl w:val="6136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156280D"/>
    <w:multiLevelType w:val="multilevel"/>
    <w:tmpl w:val="85E29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4DD6C63"/>
    <w:multiLevelType w:val="multilevel"/>
    <w:tmpl w:val="CC00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5881142A"/>
    <w:multiLevelType w:val="multilevel"/>
    <w:tmpl w:val="9BBA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5C835627"/>
    <w:multiLevelType w:val="multilevel"/>
    <w:tmpl w:val="B35E8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5DD1565B"/>
    <w:multiLevelType w:val="multilevel"/>
    <w:tmpl w:val="68BA4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E437664"/>
    <w:multiLevelType w:val="multilevel"/>
    <w:tmpl w:val="44ACD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2093E05"/>
    <w:multiLevelType w:val="multilevel"/>
    <w:tmpl w:val="0056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5732B2A"/>
    <w:multiLevelType w:val="multilevel"/>
    <w:tmpl w:val="6CF8E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6691057B"/>
    <w:multiLevelType w:val="multilevel"/>
    <w:tmpl w:val="C3B81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9B524E0"/>
    <w:multiLevelType w:val="multilevel"/>
    <w:tmpl w:val="D0DC4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B061D02"/>
    <w:multiLevelType w:val="multilevel"/>
    <w:tmpl w:val="2A66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7A362A08"/>
    <w:multiLevelType w:val="multilevel"/>
    <w:tmpl w:val="6D363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A8E63C0"/>
    <w:multiLevelType w:val="multilevel"/>
    <w:tmpl w:val="0C52F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B36246C"/>
    <w:multiLevelType w:val="multilevel"/>
    <w:tmpl w:val="DED6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DF85874"/>
    <w:multiLevelType w:val="multilevel"/>
    <w:tmpl w:val="6B72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EAC67BD"/>
    <w:multiLevelType w:val="multilevel"/>
    <w:tmpl w:val="18DC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7EAD77B5"/>
    <w:multiLevelType w:val="multilevel"/>
    <w:tmpl w:val="71ECD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4"/>
  </w:num>
  <w:num w:numId="2">
    <w:abstractNumId w:val="53"/>
  </w:num>
  <w:num w:numId="3">
    <w:abstractNumId w:val="32"/>
  </w:num>
  <w:num w:numId="4">
    <w:abstractNumId w:val="1"/>
  </w:num>
  <w:num w:numId="5">
    <w:abstractNumId w:val="30"/>
  </w:num>
  <w:num w:numId="6">
    <w:abstractNumId w:val="22"/>
  </w:num>
  <w:num w:numId="7">
    <w:abstractNumId w:val="20"/>
  </w:num>
  <w:num w:numId="8">
    <w:abstractNumId w:val="5"/>
  </w:num>
  <w:num w:numId="9">
    <w:abstractNumId w:val="14"/>
  </w:num>
  <w:num w:numId="10">
    <w:abstractNumId w:val="7"/>
  </w:num>
  <w:num w:numId="11">
    <w:abstractNumId w:val="25"/>
  </w:num>
  <w:num w:numId="12">
    <w:abstractNumId w:val="15"/>
  </w:num>
  <w:num w:numId="13">
    <w:abstractNumId w:val="23"/>
  </w:num>
  <w:num w:numId="14">
    <w:abstractNumId w:val="54"/>
  </w:num>
  <w:num w:numId="15">
    <w:abstractNumId w:val="35"/>
  </w:num>
  <w:num w:numId="16">
    <w:abstractNumId w:val="26"/>
  </w:num>
  <w:num w:numId="17">
    <w:abstractNumId w:val="21"/>
  </w:num>
  <w:num w:numId="18">
    <w:abstractNumId w:val="49"/>
  </w:num>
  <w:num w:numId="19">
    <w:abstractNumId w:val="52"/>
  </w:num>
  <w:num w:numId="20">
    <w:abstractNumId w:val="51"/>
  </w:num>
  <w:num w:numId="21">
    <w:abstractNumId w:val="0"/>
  </w:num>
  <w:num w:numId="22">
    <w:abstractNumId w:val="17"/>
  </w:num>
  <w:num w:numId="23">
    <w:abstractNumId w:val="12"/>
  </w:num>
  <w:num w:numId="24">
    <w:abstractNumId w:val="18"/>
  </w:num>
  <w:num w:numId="25">
    <w:abstractNumId w:val="36"/>
  </w:num>
  <w:num w:numId="26">
    <w:abstractNumId w:val="9"/>
  </w:num>
  <w:num w:numId="27">
    <w:abstractNumId w:val="50"/>
  </w:num>
  <w:num w:numId="28">
    <w:abstractNumId w:val="44"/>
  </w:num>
  <w:num w:numId="29">
    <w:abstractNumId w:val="46"/>
  </w:num>
  <w:num w:numId="30">
    <w:abstractNumId w:val="47"/>
  </w:num>
  <w:num w:numId="31">
    <w:abstractNumId w:val="43"/>
  </w:num>
  <w:num w:numId="32">
    <w:abstractNumId w:val="42"/>
  </w:num>
  <w:num w:numId="33">
    <w:abstractNumId w:val="11"/>
  </w:num>
  <w:num w:numId="34">
    <w:abstractNumId w:val="29"/>
  </w:num>
  <w:num w:numId="35">
    <w:abstractNumId w:val="16"/>
  </w:num>
  <w:num w:numId="36">
    <w:abstractNumId w:val="27"/>
  </w:num>
  <w:num w:numId="37">
    <w:abstractNumId w:val="45"/>
  </w:num>
  <w:num w:numId="38">
    <w:abstractNumId w:val="6"/>
  </w:num>
  <w:num w:numId="39">
    <w:abstractNumId w:val="3"/>
  </w:num>
  <w:num w:numId="40">
    <w:abstractNumId w:val="41"/>
  </w:num>
  <w:num w:numId="41">
    <w:abstractNumId w:val="37"/>
  </w:num>
  <w:num w:numId="42">
    <w:abstractNumId w:val="10"/>
  </w:num>
  <w:num w:numId="43">
    <w:abstractNumId w:val="19"/>
  </w:num>
  <w:num w:numId="44">
    <w:abstractNumId w:val="48"/>
  </w:num>
  <w:num w:numId="45">
    <w:abstractNumId w:val="8"/>
  </w:num>
  <w:num w:numId="46">
    <w:abstractNumId w:val="33"/>
  </w:num>
  <w:num w:numId="47">
    <w:abstractNumId w:val="40"/>
  </w:num>
  <w:num w:numId="48">
    <w:abstractNumId w:val="24"/>
  </w:num>
  <w:num w:numId="49">
    <w:abstractNumId w:val="13"/>
  </w:num>
  <w:num w:numId="50">
    <w:abstractNumId w:val="4"/>
  </w:num>
  <w:num w:numId="51">
    <w:abstractNumId w:val="2"/>
  </w:num>
  <w:num w:numId="52">
    <w:abstractNumId w:val="28"/>
  </w:num>
  <w:num w:numId="53">
    <w:abstractNumId w:val="31"/>
  </w:num>
  <w:num w:numId="54">
    <w:abstractNumId w:val="39"/>
  </w:num>
  <w:num w:numId="55">
    <w:abstractNumId w:val="38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348"/>
    <w:rsid w:val="0004724A"/>
    <w:rsid w:val="0019147F"/>
    <w:rsid w:val="00400BFF"/>
    <w:rsid w:val="00470348"/>
    <w:rsid w:val="005F2E79"/>
    <w:rsid w:val="00867997"/>
    <w:rsid w:val="008D54DF"/>
    <w:rsid w:val="00980801"/>
    <w:rsid w:val="00A26C45"/>
    <w:rsid w:val="00B23DC4"/>
    <w:rsid w:val="00B6448D"/>
    <w:rsid w:val="00C74D23"/>
    <w:rsid w:val="00DA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04145A-BABD-4717-A092-EB618AF1D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23DC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B23DC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B23DC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5F2E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F2E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23DC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B23DC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B23DC4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B23DC4"/>
    <w:rPr>
      <w:color w:val="0000FF"/>
      <w:u w:val="single"/>
    </w:rPr>
  </w:style>
  <w:style w:type="character" w:customStyle="1" w:styleId="apple-converted-space">
    <w:name w:val="apple-converted-space"/>
    <w:basedOn w:val="a0"/>
    <w:rsid w:val="00B23DC4"/>
  </w:style>
  <w:style w:type="character" w:customStyle="1" w:styleId="name">
    <w:name w:val="name"/>
    <w:basedOn w:val="a0"/>
    <w:rsid w:val="00B23DC4"/>
  </w:style>
  <w:style w:type="character" w:customStyle="1" w:styleId="publish-time">
    <w:name w:val="publish-time"/>
    <w:basedOn w:val="a0"/>
    <w:rsid w:val="00B23DC4"/>
  </w:style>
  <w:style w:type="character" w:customStyle="1" w:styleId="wordage">
    <w:name w:val="wordage"/>
    <w:basedOn w:val="a0"/>
    <w:rsid w:val="00B23DC4"/>
  </w:style>
  <w:style w:type="character" w:customStyle="1" w:styleId="views-count">
    <w:name w:val="views-count"/>
    <w:basedOn w:val="a0"/>
    <w:rsid w:val="00B23DC4"/>
  </w:style>
  <w:style w:type="character" w:customStyle="1" w:styleId="comments-count">
    <w:name w:val="comments-count"/>
    <w:basedOn w:val="a0"/>
    <w:rsid w:val="00B23DC4"/>
  </w:style>
  <w:style w:type="character" w:customStyle="1" w:styleId="likes-count">
    <w:name w:val="likes-count"/>
    <w:basedOn w:val="a0"/>
    <w:rsid w:val="00B23DC4"/>
  </w:style>
  <w:style w:type="paragraph" w:styleId="a4">
    <w:name w:val="Normal (Web)"/>
    <w:basedOn w:val="a"/>
    <w:uiPriority w:val="99"/>
    <w:semiHidden/>
    <w:unhideWhenUsed/>
    <w:rsid w:val="00B23D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B23D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B23D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23DC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23DC4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B23DC4"/>
  </w:style>
  <w:style w:type="character" w:customStyle="1" w:styleId="hljs-comment">
    <w:name w:val="hljs-comment"/>
    <w:basedOn w:val="a0"/>
    <w:rsid w:val="00B23DC4"/>
  </w:style>
  <w:style w:type="character" w:customStyle="1" w:styleId="hljs-string">
    <w:name w:val="hljs-string"/>
    <w:basedOn w:val="a0"/>
    <w:rsid w:val="00B23DC4"/>
  </w:style>
  <w:style w:type="character" w:customStyle="1" w:styleId="hljs-symbol">
    <w:name w:val="hljs-symbol"/>
    <w:basedOn w:val="a0"/>
    <w:rsid w:val="00B23DC4"/>
  </w:style>
  <w:style w:type="character" w:customStyle="1" w:styleId="hljs-regexp">
    <w:name w:val="hljs-regexp"/>
    <w:basedOn w:val="a0"/>
    <w:rsid w:val="00B23DC4"/>
  </w:style>
  <w:style w:type="character" w:customStyle="1" w:styleId="4Char">
    <w:name w:val="标题 4 Char"/>
    <w:basedOn w:val="a0"/>
    <w:link w:val="4"/>
    <w:uiPriority w:val="9"/>
    <w:rsid w:val="005F2E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F2E79"/>
    <w:rPr>
      <w:b/>
      <w:bCs/>
      <w:sz w:val="28"/>
      <w:szCs w:val="28"/>
    </w:rPr>
  </w:style>
  <w:style w:type="character" w:styleId="a6">
    <w:name w:val="FollowedHyperlink"/>
    <w:basedOn w:val="a0"/>
    <w:uiPriority w:val="99"/>
    <w:semiHidden/>
    <w:unhideWhenUsed/>
    <w:rsid w:val="005F2E79"/>
    <w:rPr>
      <w:color w:val="800080"/>
      <w:u w:val="single"/>
    </w:rPr>
  </w:style>
  <w:style w:type="character" w:customStyle="1" w:styleId="hljs-tag">
    <w:name w:val="hljs-tag"/>
    <w:basedOn w:val="a0"/>
    <w:rsid w:val="005F2E79"/>
  </w:style>
  <w:style w:type="character" w:customStyle="1" w:styleId="hljs-name">
    <w:name w:val="hljs-name"/>
    <w:basedOn w:val="a0"/>
    <w:rsid w:val="005F2E79"/>
  </w:style>
  <w:style w:type="character" w:customStyle="1" w:styleId="hljs-meta">
    <w:name w:val="hljs-meta"/>
    <w:basedOn w:val="a0"/>
    <w:rsid w:val="005F2E79"/>
  </w:style>
  <w:style w:type="character" w:customStyle="1" w:styleId="hljs-keyword">
    <w:name w:val="hljs-keyword"/>
    <w:basedOn w:val="a0"/>
    <w:rsid w:val="005F2E79"/>
  </w:style>
  <w:style w:type="character" w:customStyle="1" w:styleId="hljs-class">
    <w:name w:val="hljs-class"/>
    <w:basedOn w:val="a0"/>
    <w:rsid w:val="005F2E79"/>
  </w:style>
  <w:style w:type="character" w:customStyle="1" w:styleId="hljs-title">
    <w:name w:val="hljs-title"/>
    <w:basedOn w:val="a0"/>
    <w:rsid w:val="005F2E79"/>
  </w:style>
  <w:style w:type="character" w:customStyle="1" w:styleId="hljs-function">
    <w:name w:val="hljs-function"/>
    <w:basedOn w:val="a0"/>
    <w:rsid w:val="005F2E79"/>
  </w:style>
  <w:style w:type="character" w:customStyle="1" w:styleId="hljs-params">
    <w:name w:val="hljs-params"/>
    <w:basedOn w:val="a0"/>
    <w:rsid w:val="005F2E79"/>
  </w:style>
  <w:style w:type="character" w:customStyle="1" w:styleId="hljs-attr">
    <w:name w:val="hljs-attr"/>
    <w:basedOn w:val="a0"/>
    <w:rsid w:val="005F2E79"/>
  </w:style>
  <w:style w:type="character" w:customStyle="1" w:styleId="hljs-builtin">
    <w:name w:val="hljs-built_in"/>
    <w:basedOn w:val="a0"/>
    <w:rsid w:val="005F2E79"/>
  </w:style>
  <w:style w:type="character" w:customStyle="1" w:styleId="hljs-literal">
    <w:name w:val="hljs-literal"/>
    <w:basedOn w:val="a0"/>
    <w:rsid w:val="00A26C45"/>
  </w:style>
  <w:style w:type="character" w:customStyle="1" w:styleId="hljs-doctag">
    <w:name w:val="hljs-doctag"/>
    <w:basedOn w:val="a0"/>
    <w:rsid w:val="00B6448D"/>
  </w:style>
  <w:style w:type="paragraph" w:styleId="a7">
    <w:name w:val="Balloon Text"/>
    <w:basedOn w:val="a"/>
    <w:link w:val="Char"/>
    <w:uiPriority w:val="99"/>
    <w:semiHidden/>
    <w:unhideWhenUsed/>
    <w:rsid w:val="00B6448D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B644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5693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7250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0705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82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7286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5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4595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3709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28644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8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66807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87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2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96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8" w:color="D9D9D9"/>
                        <w:right w:val="none" w:sz="0" w:space="0" w:color="auto"/>
                      </w:divBdr>
                    </w:div>
                  </w:divsChild>
                </w:div>
                <w:div w:id="1349988283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942419189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354377790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412555647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678653906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963724451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360395056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643850637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261298747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325859659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335720995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2128117693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575867377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751612395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570581704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249465370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474179347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629581560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208495000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919365785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509558057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227956890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3465481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577713679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374112377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527448266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989405430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9553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580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70685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3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6688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308823315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412439567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347486221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360159777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8528993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954019295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5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2212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6020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7196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8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864952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2017076254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620573259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803964231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91704114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46435395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63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75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70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8" w:color="D9D9D9"/>
                        <w:right w:val="none" w:sz="0" w:space="0" w:color="auto"/>
                      </w:divBdr>
                    </w:div>
                  </w:divsChild>
                </w:div>
                <w:div w:id="1522011895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608396027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0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15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20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8" w:color="D9D9D9"/>
                        <w:right w:val="none" w:sz="0" w:space="0" w:color="auto"/>
                      </w:divBdr>
                    </w:div>
                  </w:divsChild>
                </w:div>
                <w:div w:id="1446458431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964341211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931351924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863126028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718937105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109082074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2009088179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08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11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8" w:color="D9D9D9"/>
                        <w:right w:val="none" w:sz="0" w:space="0" w:color="auto"/>
                      </w:divBdr>
                    </w:div>
                  </w:divsChild>
                </w:div>
                <w:div w:id="641277325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974993425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54536677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2131430706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288778501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672025637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573591804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54358348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507716195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922878608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210657980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86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02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20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8" w:color="D9D9D9"/>
                        <w:right w:val="none" w:sz="0" w:space="0" w:color="auto"/>
                      </w:divBdr>
                    </w:div>
                  </w:divsChild>
                </w:div>
                <w:div w:id="1809085082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496918216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3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3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45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8" w:color="D9D9D9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2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0484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289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33748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8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53847">
                  <w:blockQuote w:val="1"/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single" w:sz="36" w:space="15" w:color="B4B4B4"/>
                    <w:bottom w:val="none" w:sz="0" w:space="0" w:color="auto"/>
                    <w:right w:val="none" w:sz="0" w:space="0" w:color="auto"/>
                  </w:divBdr>
                </w:div>
                <w:div w:id="1049841991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23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943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80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8" w:color="D9D9D9"/>
                        <w:right w:val="none" w:sz="0" w:space="0" w:color="auto"/>
                      </w:divBdr>
                    </w:div>
                  </w:divsChild>
                </w:div>
                <w:div w:id="813330106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13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77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89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8" w:color="D9D9D9"/>
                        <w:right w:val="none" w:sz="0" w:space="0" w:color="auto"/>
                      </w:divBdr>
                    </w:div>
                  </w:divsChild>
                </w:div>
                <w:div w:id="635987029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4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41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8" w:color="D9D9D9"/>
                        <w:right w:val="none" w:sz="0" w:space="0" w:color="auto"/>
                      </w:divBdr>
                    </w:div>
                  </w:divsChild>
                </w:div>
                <w:div w:id="1122923231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190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68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8" w:color="D9D9D9"/>
                        <w:right w:val="none" w:sz="0" w:space="0" w:color="auto"/>
                      </w:divBdr>
                    </w:div>
                  </w:divsChild>
                </w:div>
                <w:div w:id="2059083078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0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89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87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8" w:color="D9D9D9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7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1436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206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3195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2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link.jianshu.com/?t=https%3A%2F%2Fgitee.com%2FLinYuanTongXue%2FOAuth2-Demo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ink.jianshu.com/?t=https%3A%2F%2Fgithub.com%2Fspring-projects%2Fspring-security-oauth%2Fblob%2Fmaster%2Fspring-security-oauth2%2Fsrc%2Ftest%2Fresources%2Fschema.sq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91</Pages>
  <Words>8329</Words>
  <Characters>47480</Characters>
  <Application>Microsoft Office Word</Application>
  <DocSecurity>0</DocSecurity>
  <Lines>395</Lines>
  <Paragraphs>111</Paragraphs>
  <ScaleCrop>false</ScaleCrop>
  <Company/>
  <LinksUpToDate>false</LinksUpToDate>
  <CharactersWithSpaces>55698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wuxin</dc:creator>
  <cp:keywords/>
  <dc:description/>
  <cp:lastModifiedBy>wuxin</cp:lastModifiedBy>
  <cp:revision>5</cp:revision>
  <dcterms:created xsi:type="dcterms:W3CDTF">2018-03-31T14:38:00Z</dcterms:created>
  <dcterms:modified xsi:type="dcterms:W3CDTF">2018-03-31T14:47:00Z</dcterms:modified>
</cp:coreProperties>
</file>